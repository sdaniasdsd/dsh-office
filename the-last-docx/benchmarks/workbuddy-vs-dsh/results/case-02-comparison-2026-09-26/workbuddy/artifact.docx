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>
      <w:pPr>
        <w:pStyle w:val="Title"/>
      </w:pPr>
      <w:r>
        <w:t>Project delivery and acceptance status</w:t>
      </w:r>
    </w:p>
    <w:p w14:paraId="00000002">
      <w:pPr>
        <w:spacing w:after="60"/>
      </w:pPr>
      <w:r>
        <w:rPr>
          <w:color w:val="556577"/>
          <w:sz w:val="24"/>
        </w:rPr>
        <w:t>Bluebird client platform migration  |  Q3 2026</w:t>
      </w:r>
    </w:p>
    <w:p w14:paraId="00000003">
      <w:pPr>
        <w:spacing w:after="240"/>
      </w:pPr>
      <w:r>
        <w:rPr>
          <w:color w:val="66707A"/>
          <w:sz w:val="18"/>
        </w:rPr>
        <w:t>Report date: 26 September 2026    |    Version: 1.4    |    Owner: Lin Zhou</w:t>
      </w:r>
    </w:p>
    <w:p w14:paraId="00000004">
      <w:pPr>
        <w:pStyle w:val="Heading1"/>
      </w:pPr>
      <w:r>
        <w:t>1. Executive summary</w:t>
      </w:r>
    </w:p>
    <w:p w14:paraId="00000005">
      <w:r>
        <w:t xml:space="preserve">The migration remains within the approved release window. Current tracking shows 18 work items: </w:t>
      </w:r>
      <w:del w:id="9001" w:author="Lin Zhou" w:date="2026-09-26T12:00:00Z">
        <w:r>
          <w:delText xml:space="preserve">16</w:delText>
        </w:r>
      </w:del>
      <w:ins w:id="9002" w:author="Lin Zhou" w:date="2026-09-26T12:00:00Z">
        <w:r>
          <w:t xml:space="preserve">17</w:t>
        </w:r>
      </w:ins>
      <w:r>
        <w:t xml:space="preserve"> completed on schedule; </w:t>
      </w:r>
      <w:del w:id="9003" w:author="Lin Zhou" w:date="2026-09-26T12:00:00Z">
        <w:r>
          <w:delText xml:space="preserve">2 remain</w:delText>
        </w:r>
      </w:del>
      <w:ins w:id="9004" w:author="Lin Zhou" w:date="2026-09-26T12:00:00Z">
        <w:r>
          <w:t xml:space="preserve">1 remains</w:t>
        </w:r>
      </w:ins>
      <w:r>
        <w:t xml:space="preserve"> open.</w:t>
      </w:r>
    </w:p>
    <w:p w14:paraId="00000006">
      <w:r>
        <w:t>The data migration package is staged for client review. The acceptance-testing stream is separately awaiting client sign-off; its status is not changed by the migration receipt.</w:t>
      </w:r>
    </w:p>
    <w:p w14:paraId="00000007">
      <w:pPr>
        <w:pStyle w:val="Heading2"/>
      </w:pPr>
      <w:r>
        <w:t>Status snapshot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 w14:paraId="00000008"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 w14:paraId="00000009"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 w14:paraId="0000000A"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0B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Total work items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0C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0D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Approved delivery register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0E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Completed on schedule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0F">
            <w:pPr>
              <w:spacing w:before="0" w:after="20" w:line="240" w:lineRule="auto"/>
            </w:pPr>
            <w:del w:id="9005" w:author="Lin Zhou" w:date="2026-09-26T12:00:00Z">
              <w:r>
                <w:rPr>
                  <w:rFonts w:ascii="Arial" w:hAnsi="Arial"/>
                  <w:sz w:val="18"/>
                </w:rPr>
                <w:delText xml:space="preserve">16</w:delText>
              </w:r>
            </w:del>
            <w:ins w:id="9006" w:author="Lin Zhou" w:date="2026-09-26T12:00:00Z">
              <w:r>
                <w:rPr>
                  <w:rFonts w:ascii="Arial" w:hAnsi="Arial"/>
                  <w:sz w:val="18"/>
                </w:rPr>
                <w:t xml:space="preserve">17</w:t>
              </w:r>
            </w:ins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10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Daily workstream log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11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Open items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12">
            <w:pPr>
              <w:spacing w:before="0" w:after="20" w:line="240" w:lineRule="auto"/>
            </w:pPr>
            <w:del w:id="9007" w:author="Lin Zhou" w:date="2026-09-26T12:00:00Z">
              <w:r>
                <w:rPr>
                  <w:rFonts w:ascii="Arial" w:hAnsi="Arial"/>
                  <w:sz w:val="18"/>
                </w:rPr>
                <w:delText xml:space="preserve">2</w:delText>
              </w:r>
            </w:del>
            <w:ins w:id="9008" w:author="Lin Zhou" w:date="2026-09-26T12:00:00Z">
              <w:r>
                <w:rPr>
                  <w:rFonts w:ascii="Arial" w:hAnsi="Arial"/>
                  <w:sz w:val="18"/>
                </w:rPr>
                <w:t xml:space="preserve">1</w:t>
              </w:r>
            </w:ins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13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Acceptance and remediation trackers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14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Release target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15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30 Sep 2026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16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Approved migration plan</w:t>
            </w:r>
          </w:p>
        </w:tc>
      </w:tr>
    </w:tbl>
    <w:p w14:paraId="00000017">
      <w:pPr>
        <w:pStyle w:val="Heading2"/>
      </w:pPr>
      <w:r>
        <w:t>Review notes</w:t>
      </w:r>
    </w:p>
    <w:p w14:paraId="00000018">
      <w:r>
        <w:t>The release gate remains open until client acceptance testing is complete. A receipt for one stream does not close the full acceptance gate.</w:t>
      </w:r>
    </w:p>
    <w:p w14:paraId="00000019">
      <w:r>
        <w:t xml:space="preserve">Reference: </w:t>
      </w:r>
      <w:hyperlink r:id="rId11">
        <w:r>
          <w:rPr>
            <w:color w:val="0563C1"/>
            <w:u w:val="single"/>
          </w:rPr>
          <w:t>transfer runbook</w:t>
        </w:r>
      </w:hyperlink>
      <w:r>
        <w:t xml:space="preserve"> and the controlled release checklist.</w:t>
      </w:r>
    </w:p>
    <w:p w14:paraId="0000001A">
      <w:r>
        <w:br w:type="page"/>
      </w:r>
    </w:p>
    <w:p w14:paraId="0000001B">
      <w:pPr>
        <w:pStyle w:val="Heading1"/>
      </w:pPr>
      <w:r>
        <w:t>2. Workstream detail</w:t>
      </w:r>
    </w:p>
    <w:p w14:paraId="0000001C">
      <w:r>
        <w:t>The table records current owners, due dates, status and source evidence. The same status wording may appear in separate workstreams; update only the row named in an approved change.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cantSplit/>
          <w:tblHeader w:val="true"/>
        </w:trPr>
        <w:tc>
          <w:tcPr>
            <w:tcW w:type="dxa" w:w="3254"/>
            <w:gridSpan w:val="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 w14:paraId="0000001D"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Delivery workstreams  ·  controlled status register</w:t>
            </w:r>
          </w:p>
        </w:tc>
      </w:tr>
      <w:tr>
        <w:trPr>
          <w:cantSplit/>
          <w:tblHeader w:val="true"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 w14:paraId="0000001E"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 w14:paraId="0000001F"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 w14:paraId="00000020"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Due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 w14:paraId="00000021"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 w14:paraId="00000022"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Evidence / note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23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Data migration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24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Jia Lin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25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26 Sep 2026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26">
            <w:pPr>
              <w:spacing w:before="0" w:after="20" w:line="240" w:lineRule="auto"/>
            </w:pPr>
            <w:del w:id="9009" w:author="Lin Zhou" w:date="2026-09-26T12:00:00Z">
              <w:r>
                <w:rPr>
                  <w:rFonts w:ascii="Arial" w:hAnsi="Arial"/>
                  <w:sz w:val="16"/>
                </w:rPr>
                <w:delText xml:space="preserve">Awaiting client sign-off</w:delText>
              </w:r>
            </w:del>
            <w:ins w:id="9010" w:author="Lin Zhou" w:date="2026-09-26T12:00:00Z">
              <w:r>
                <w:rPr>
                  <w:rFonts w:ascii="Arial" w:hAnsi="Arial"/>
                  <w:sz w:val="16"/>
                </w:rPr>
                <w:t xml:space="preserve">Client sign-off received · 26 Sep 2026</w:t>
              </w:r>
            </w:ins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27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The transfer package is staged in the client repository. Receipt is recorded after the client verifies the release manifest.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28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Acceptance testing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29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Rui Chen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2A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27 Sep 2026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2B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Awaiting client sign-off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2C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The acceptance suite is complete; the client has not yet returned the signed test record.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2D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API integration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2E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Min Zhou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2F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23 Sep 2026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0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Complete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1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Health-check output and interface test evidence are retained with the build record.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2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User training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3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Anne Wu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4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25 Sep 2026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5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Complete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6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Four sessions were delivered. Attendance records are filed in the project evidence folder.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7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Ledger reconciliation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8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Han Li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9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28 Sep 2026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A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In progress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B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The finance team is matching the final ledger export against the approved migration totals.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C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Access review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D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Jia Lin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E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28 Sep 2026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3F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Complete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0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Role membership was reviewed against the client-approved access matrix.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1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Rollback rehearsal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2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Min Zhou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3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29 Sep 2026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4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In progress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5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The operations team is rehearsing restoration from the signed release package.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6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Operations handover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7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Anne Wu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8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30 Sep 2026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9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Not started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A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The handover checklist is prepared and will be completed after the release gate is approved.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B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Evidence archive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C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Rui Chen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D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30 Sep 2026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E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In progress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4F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Logs, approvals and transfer checksums are collected in the controlled evidence archive.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0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Security sign-off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1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Han Li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2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29 Sep 2026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3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In progress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4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The security reviewer is checking the final access report, transfer audit trail and client-side retention settings before the release gate closes.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5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Cutover communications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6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Anne Wu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7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29 Sep 2026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8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Not started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9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The notification list and approved customer message are prepared. The coordinator will record delivery time and the client response in the release log.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A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Post-release monitoring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B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Min Zhou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C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30 Sep 2026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D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Not started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E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The team will monitor transfer completion, service health and reconciliation results during the agreed observation window and escalate exceptions through the change ticket.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5F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Training evidence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60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Rui Chen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61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30 Sep 2026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62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Complete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63"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Attendance, session materials and the approved operating guide are linked from the evidence archive for the receiving operations team.</w:t>
            </w:r>
          </w:p>
        </w:tc>
      </w:tr>
    </w:tbl>
    <w:p w14:paraId="00000064">
      <w:pPr>
        <w:pStyle w:val="Heading1"/>
      </w:pPr>
      <w:r>
        <w:t>3. Cutover and controls</w:t>
      </w:r>
    </w:p>
    <w:p w14:paraId="00000065">
      <w:commentRangeStart w:id="1"/>
      <w:r>
        <w:t xml:space="preserve">The deployment window starts at 20:00 local time.</w:t>
      </w:r>
      <w:commentRangeEnd w:id="1"/>
      <w:r>
        <w:commentReference w:id="1"/>
      </w:r>
      <w:r>
        <w:t xml:space="preserve"> The change coordinator will confirm the final go / no-go decision with the client before any production transfer begins.</w:t>
      </w:r>
    </w:p>
    <w:p w14:paraId="00000066">
      <w:r>
        <w:t>The rollback package is verified and the transfer runbook is ready.</w:t>
      </w:r>
      <w:r>
        <w:footnoteReference w:id="1"/>
      </w:r>
    </w:p>
    <w:p w14:paraId="3C9A1F20">
      <w:pPr>
        <w:rPr>
          <w:ins w:id="9011" w:author="Lin Zhou" w:date="2026-09-26T12:00:00Z"/>
        </w:rPr>
      </w:pPr>
      <w:ins w:id="9012" w:author="Lin Zhou" w:date="2026-09-26T12:00:00Z">
        <w:r>
          <w:t xml:space="preserve">The transfer package was delivered to the client repository on 26 September and its SHA-256 matched the release manifest.</w:t>
        </w:r>
      </w:ins>
    </w:p>
    <w:p w14:paraId="00000067">
      <w:commentRangeStart w:id="0"/>
      <w:r>
        <w:t>All transfer files remain in the client-controlled repository; local copies are non-authoritative.</w:t>
      </w:r>
      <w:commentRangeEnd w:id="0"/>
      <w:r>
        <w:commentReference w:id="0"/>
      </w:r>
    </w:p>
    <w:p w14:paraId="00000068">
      <w:r>
        <w:t>Operations will confirm restart ownership at handover. The release coordinator will record the decision and retain the corresponding change ticket.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 w14:paraId="00000069"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 w14:paraId="0000006A"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 w14:paraId="0000006B"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6C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Transfer integrity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6D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Release manifest and SHA-256 record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6E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Jia Lin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6F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Client authorization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70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Signed acceptance and change ticket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71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Rui Chen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72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Rollback readiness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73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Rehearsal log and restore checkpoint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74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Min Zhou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75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Operational ownership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76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Named on-call contact and handover record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14:paraId="00000077"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Anne Wu</w:t>
            </w:r>
          </w:p>
        </w:tc>
      </w:tr>
    </w:tbl>
    <w:p w14:paraId="00000078">
      <w:pPr>
        <w:pStyle w:val="Heading2"/>
      </w:pPr>
      <w:r>
        <w:t>Closeout conditions</w:t>
      </w:r>
    </w:p>
    <w:p w14:paraId="00000079">
      <w:pPr>
        <w:pStyle w:val="ListBullet"/>
      </w:pPr>
      <w:r>
        <w:t>Client acceptance record is returned and linked to the change ticket.</w:t>
      </w:r>
    </w:p>
    <w:p w14:paraId="0000007A">
      <w:pPr>
        <w:pStyle w:val="ListBullet"/>
      </w:pPr>
      <w:r>
        <w:t>Transfer checksum is verified against the release manifest.</w:t>
      </w:r>
    </w:p>
    <w:p w14:paraId="0000007B">
      <w:pPr>
        <w:pStyle w:val="ListBullet"/>
      </w:pPr>
      <w:r>
        <w:t>Open remediation item has an owner and an agreed completion date.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90" w:footer="461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Release reviewer" w:date="2026-09-24T09:00:00Z">
    <w:p>
      <w:r>
        <w:t>Retain the signed receipt with the audit package.</w:t>
      </w:r>
    </w:p>
  </w:comment>
  <w:comment w:id="1" w:author="Release reviewer" w:date="2026-09-26T12:00:00Z">
    <w:p>
      <w:r>
        <w:t xml:space="preserve">Confirm the business owner has approved this window before go / no-go.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sz w:val="16"/>
      </w:rPr>
      <w:t xml:space="preserve">INTERNAL REVIEW  ·  PAGE </w:t>
    </w:r>
    <w:fldSimple w:instr="PAGE">
      <w:r>
        <w:t>1</w:t>
      </w:r>
    </w:fldSimple>
    <w:r>
      <w:rPr>
        <w:sz w:val="16"/>
      </w:rPr>
      <w:t xml:space="preserve"> OF </w:t>
    </w:r>
    <w:fldSimple w:instr="NUMPAGES">
      <w:r>
        <w:t>1</w:t>
      </w:r>
    </w:fldSimple>
  </w:p>
</w:ftr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t>Hash values are compared as lowercase hexadecimal strings.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sz w:val="16"/>
      </w:rPr>
      <w:t>BLUEBIRD  /  DELIVERY OFFICE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430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82D4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82D4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 w:val="0"/>
      <w:color w:val="182D4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xample.com/bluebird/transfer-runbook" TargetMode="External"/><Relationship Id="rId12" Type="http://schemas.openxmlformats.org/officeDocument/2006/relationships/comments" Target="comments.xml"/><Relationship Id="rId13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