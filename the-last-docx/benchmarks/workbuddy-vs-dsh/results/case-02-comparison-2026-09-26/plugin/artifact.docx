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<Relationships xmlns="http://schemas.openxmlformats.org/package/2006/relationships"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body>
    <w:p w14:paraId="00000001">
      <w:pPr>
        <w:pStyle w:val="Title"/>
      </w:pPr>
      <w:r>
        <w:t>Project delivery and acceptance status</w:t>
      </w:r>
    </w:p>
    <w:p w14:paraId="00000002">
      <w:pPr>
        <w:spacing w:after="60"/>
      </w:pPr>
      <w:r>
        <w:rPr>
          <w:color w:val="556577"/>
          <w:sz w:val="24"/>
        </w:rPr>
        <w:t>Bluebird client platform migration  |  Q3 2026</w:t>
      </w:r>
    </w:p>
    <w:p w14:paraId="00000003">
      <w:pPr>
        <w:spacing w:after="240"/>
      </w:pPr>
      <w:r>
        <w:rPr>
          <w:color w:val="66707A"/>
          <w:sz w:val="18"/>
        </w:rPr>
        <w:t>Report date: 26 September 2026    |    Version: 1.4    |    Owner: Lin Zhou</w:t>
      </w:r>
    </w:p>
    <w:p w14:paraId="00000004">
      <w:pPr>
        <w:pStyle w:val="Heading1"/>
      </w:pPr>
      <w:r>
        <w:t>1. Executive summary</w:t>
      </w:r>
    </w:p>
    <w:p w14:paraId="00000005">
      <w:r>
        <w:t xml:space="preserve">The migration remains within the approved release window. Current tracking shows 18 work items: </w:t>
      </w:r>
      <w:del w:id="1" w:author="Reviewer" w:date="2026-09-26T06:40:17Z">
        <w:r>
          <w:delText>16 completed on schedule; 2 remain open.</w:delText>
        </w:r>
      </w:del>
      <w:ins w:id="2" w:author="Reviewer" w:date="2026-09-26T06:40:17Z">
        <w:r>
          <w:t>17 completed on schedule; 1 remains open.</w:t>
        </w:r>
      </w:ins>
    </w:p>
    <w:p w14:paraId="00000006">
      <w:r>
        <w:t>The data migration package is staged for client review. The acceptance-testing stream is separately awaiting client sign-off; its status is not changed by the migration receipt.</w:t>
      </w:r>
    </w:p>
    <w:p w14:paraId="00000007">
      <w:pPr>
        <w:pStyle w:val="Heading2"/>
      </w:pPr>
      <w:r>
        <w:t>Status snapshot</w:t>
      </w:r>
    </w:p>
    <w:tbl>
      <w:tblPr>
        <w:tblStyle w:val="TableGrid"/>
        <w:tblW w:type="auto" w:w="0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84"/>
            <w:shd w:fill="24476B"/>
            <w:tcMar>
              <w:top w:type="dxa" w:w="90"/>
              <w:bottom w:type="dxa" w:w="90"/>
            </w:tcMar>
            <w:vAlign w:val="center"/>
          </w:tcPr>
          <w:p w14:paraId="00000008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800"/>
            <w:shd w:fill="24476B"/>
            <w:tcMar>
              <w:top w:type="dxa" w:w="90"/>
              <w:bottom w:type="dxa" w:w="90"/>
            </w:tcMar>
            <w:vAlign w:val="center"/>
          </w:tcPr>
          <w:p w14:paraId="00000009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680"/>
            <w:shd w:fill="24476B"/>
            <w:tcMar>
              <w:top w:type="dxa" w:w="90"/>
              <w:bottom w:type="dxa" w:w="90"/>
            </w:tcMar>
            <w:vAlign w:val="center"/>
          </w:tcPr>
          <w:p w14:paraId="0000000A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384"/>
            <w:tcMar>
              <w:top w:type="dxa" w:w="90"/>
              <w:bottom w:type="dxa" w:w="90"/>
            </w:tcMar>
            <w:vAlign w:val="center"/>
          </w:tcPr>
          <w:p w14:paraId="0000000B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Total work items</w:t>
            </w:r>
          </w:p>
        </w:tc>
        <w:tc>
          <w:tcPr>
            <w:tcW w:type="dxa" w:w="1800"/>
            <w:tcMar>
              <w:top w:type="dxa" w:w="90"/>
              <w:bottom w:type="dxa" w:w="90"/>
            </w:tcMar>
            <w:vAlign w:val="center"/>
          </w:tcPr>
          <w:p w14:paraId="0000000C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4680"/>
            <w:tcMar>
              <w:top w:type="dxa" w:w="90"/>
              <w:bottom w:type="dxa" w:w="90"/>
            </w:tcMar>
            <w:vAlign w:val="center"/>
          </w:tcPr>
          <w:p w14:paraId="0000000D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Approved delivery register</w:t>
            </w:r>
          </w:p>
        </w:tc>
      </w:tr>
      <w:tr>
        <w:trPr>
          <w:cantSplit/>
        </w:trPr>
        <w:tc>
          <w:tcPr>
            <w:tcW w:type="dxa" w:w="3384"/>
            <w:tcMar>
              <w:top w:type="dxa" w:w="90"/>
              <w:bottom w:type="dxa" w:w="90"/>
            </w:tcMar>
            <w:vAlign w:val="center"/>
          </w:tcPr>
          <w:p w14:paraId="0000000E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Completed on schedule</w:t>
            </w:r>
          </w:p>
        </w:tc>
        <w:tc>
          <w:tcPr>
            <w:tcW w:type="dxa" w:w="1800"/>
            <w:tcMar>
              <w:top w:type="dxa" w:w="90"/>
              <w:bottom w:type="dxa" w:w="90"/>
            </w:tcMar>
            <w:vAlign w:val="center"/>
          </w:tcPr>
          <w:p w14:paraId="0000000F">
            <w:pPr>
              <w:spacing w:after="20" w:before="0" w:line="240" w:lineRule="auto"/>
            </w:pPr>
            <w:del w:id="3" w:author="Reviewer" w:date="2026-09-26T06:40:17Z">
              <w:r>
                <w:rPr>
                  <w:rFonts w:ascii="Arial" w:hAnsi="Arial"/>
                  <w:sz w:val="18"/>
                </w:rPr>
                <w:delText>16</w:delText>
              </w:r>
            </w:del>
            <w:ins w:id="4" w:author="Reviewer" w:date="2026-09-26T06:40:17Z">
              <w:r>
                <w:rPr>
                  <w:rFonts w:ascii="Arial" w:hAnsi="Arial"/>
                  <w:sz w:val="18"/>
                </w:rPr>
                <w:t>17</w:t>
              </w:r>
            </w:ins>
          </w:p>
        </w:tc>
        <w:tc>
          <w:tcPr>
            <w:tcW w:type="dxa" w:w="4680"/>
            <w:tcMar>
              <w:top w:type="dxa" w:w="90"/>
              <w:bottom w:type="dxa" w:w="90"/>
            </w:tcMar>
            <w:vAlign w:val="center"/>
          </w:tcPr>
          <w:p w14:paraId="00000010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Daily workstream log</w:t>
            </w:r>
          </w:p>
        </w:tc>
      </w:tr>
      <w:tr>
        <w:trPr>
          <w:cantSplit/>
        </w:trPr>
        <w:tc>
          <w:tcPr>
            <w:tcW w:type="dxa" w:w="3384"/>
            <w:tcMar>
              <w:top w:type="dxa" w:w="90"/>
              <w:bottom w:type="dxa" w:w="90"/>
            </w:tcMar>
            <w:vAlign w:val="center"/>
          </w:tcPr>
          <w:p w14:paraId="00000011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Open items</w:t>
            </w:r>
          </w:p>
        </w:tc>
        <w:tc>
          <w:tcPr>
            <w:tcW w:type="dxa" w:w="1800"/>
            <w:tcMar>
              <w:top w:type="dxa" w:w="90"/>
              <w:bottom w:type="dxa" w:w="90"/>
            </w:tcMar>
            <w:vAlign w:val="center"/>
          </w:tcPr>
          <w:p w14:paraId="00000012">
            <w:pPr>
              <w:spacing w:after="20" w:before="0" w:line="240" w:lineRule="auto"/>
            </w:pPr>
            <w:del w:id="5" w:author="Reviewer" w:date="2026-09-26T06:40:17Z">
              <w:r>
                <w:rPr>
                  <w:rFonts w:ascii="Arial" w:hAnsi="Arial"/>
                  <w:sz w:val="18"/>
                </w:rPr>
                <w:delText>2</w:delText>
              </w:r>
            </w:del>
            <w:ins w:id="6" w:author="Reviewer" w:date="2026-09-26T06:40:17Z">
              <w:r>
                <w:rPr>
                  <w:rFonts w:ascii="Arial" w:hAnsi="Arial"/>
                  <w:sz w:val="18"/>
                </w:rPr>
                <w:t>1</w:t>
              </w:r>
            </w:ins>
          </w:p>
        </w:tc>
        <w:tc>
          <w:tcPr>
            <w:tcW w:type="dxa" w:w="4680"/>
            <w:tcMar>
              <w:top w:type="dxa" w:w="90"/>
              <w:bottom w:type="dxa" w:w="90"/>
            </w:tcMar>
            <w:vAlign w:val="center"/>
          </w:tcPr>
          <w:p w14:paraId="00000013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Acceptance and remediation trackers</w:t>
            </w:r>
          </w:p>
        </w:tc>
      </w:tr>
      <w:tr>
        <w:trPr>
          <w:cantSplit/>
        </w:trPr>
        <w:tc>
          <w:tcPr>
            <w:tcW w:type="dxa" w:w="3384"/>
            <w:tcMar>
              <w:top w:type="dxa" w:w="90"/>
              <w:bottom w:type="dxa" w:w="90"/>
            </w:tcMar>
            <w:vAlign w:val="center"/>
          </w:tcPr>
          <w:p w14:paraId="00000014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Release target</w:t>
            </w:r>
          </w:p>
        </w:tc>
        <w:tc>
          <w:tcPr>
            <w:tcW w:type="dxa" w:w="1800"/>
            <w:tcMar>
              <w:top w:type="dxa" w:w="90"/>
              <w:bottom w:type="dxa" w:w="90"/>
            </w:tcMar>
            <w:vAlign w:val="center"/>
          </w:tcPr>
          <w:p w14:paraId="00000015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30 Sep 2026</w:t>
            </w:r>
          </w:p>
        </w:tc>
        <w:tc>
          <w:tcPr>
            <w:tcW w:type="dxa" w:w="4680"/>
            <w:tcMar>
              <w:top w:type="dxa" w:w="90"/>
              <w:bottom w:type="dxa" w:w="90"/>
            </w:tcMar>
            <w:vAlign w:val="center"/>
          </w:tcPr>
          <w:p w14:paraId="00000016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Approved migration plan</w:t>
            </w:r>
          </w:p>
        </w:tc>
      </w:tr>
    </w:tbl>
    <w:p w14:paraId="00000017">
      <w:pPr>
        <w:pStyle w:val="Heading2"/>
      </w:pPr>
      <w:r>
        <w:t>Review notes</w:t>
      </w:r>
    </w:p>
    <w:p w14:paraId="00000018">
      <w:r>
        <w:t>The release gate remains open until client acceptance testing is complete. A receipt for one stream does not close the full acceptance gate.</w:t>
      </w:r>
    </w:p>
    <w:p w14:paraId="00000019">
      <w:r>
        <w:t xml:space="preserve">Reference: </w:t>
      </w:r>
      <w:hyperlink r:id="rId11">
        <w:r>
          <w:rPr>
            <w:color w:val="0563C1"/>
            <w:u w:val="single"/>
          </w:rPr>
          <w:t>transfer runbook</w:t>
        </w:r>
      </w:hyperlink>
      <w:r>
        <w:t xml:space="preserve"> and the controlled release checklist.</w:t>
      </w:r>
    </w:p>
    <w:p w14:paraId="0000001A">
      <w:r>
        <w:br w:type="page"/>
      </w:r>
    </w:p>
    <w:p w14:paraId="0000001B">
      <w:pPr>
        <w:pStyle w:val="Heading1"/>
      </w:pPr>
      <w:r>
        <w:t>2. Workstream detail</w:t>
      </w:r>
    </w:p>
    <w:p w14:paraId="0000001C">
      <w:r>
        <w:t>The table records current owners, due dates, status and source evidence. The same status wording may appear in separate workstreams; update only the row named in an approved change.</w:t>
      </w:r>
    </w:p>
    <w:tbl>
      <w:tblPr>
        <w:tblStyle w:val="TableGrid"/>
        <w:tblW w:type="auto" w:w="0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3254"/>
            <w:gridSpan w:val="5"/>
            <w:shd w:fill="24476B"/>
            <w:tcMar>
              <w:top w:type="dxa" w:w="90"/>
              <w:bottom w:type="dxa" w:w="90"/>
            </w:tcMar>
            <w:vAlign w:val="center"/>
          </w:tcPr>
          <w:p w14:paraId="0000001D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Delivery workstreams  ·  controlled status register</w:t>
            </w:r>
          </w:p>
        </w:tc>
      </w:tr>
      <w:tr>
        <w:trPr>
          <w:cantSplit/>
          <w:tblHeader w:val="true"/>
        </w:trPr>
        <w:tc>
          <w:tcPr>
            <w:tcW w:type="dxa" w:w="2045"/>
            <w:shd w:fill="24476B"/>
            <w:tcMar>
              <w:top w:type="dxa" w:w="90"/>
              <w:bottom w:type="dxa" w:w="90"/>
            </w:tcMar>
            <w:vAlign w:val="center"/>
          </w:tcPr>
          <w:p w14:paraId="0000001E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181"/>
            <w:shd w:fill="24476B"/>
            <w:tcMar>
              <w:top w:type="dxa" w:w="90"/>
              <w:bottom w:type="dxa" w:w="90"/>
            </w:tcMar>
            <w:vAlign w:val="center"/>
          </w:tcPr>
          <w:p w14:paraId="0000001F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39"/>
            <w:shd w:fill="24476B"/>
            <w:tcMar>
              <w:top w:type="dxa" w:w="90"/>
              <w:bottom w:type="dxa" w:w="90"/>
            </w:tcMar>
            <w:vAlign w:val="center"/>
          </w:tcPr>
          <w:p w14:paraId="00000020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  <w:tc>
          <w:tcPr>
            <w:tcW w:type="dxa" w:w="2045"/>
            <w:shd w:fill="24476B"/>
            <w:tcMar>
              <w:top w:type="dxa" w:w="90"/>
              <w:bottom w:type="dxa" w:w="90"/>
            </w:tcMar>
            <w:vAlign w:val="center"/>
          </w:tcPr>
          <w:p w14:paraId="00000021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54"/>
            <w:shd w:fill="24476B"/>
            <w:tcMar>
              <w:top w:type="dxa" w:w="90"/>
              <w:bottom w:type="dxa" w:w="90"/>
            </w:tcMar>
            <w:vAlign w:val="center"/>
          </w:tcPr>
          <w:p w14:paraId="00000022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Evidence / note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23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Data migration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24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25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26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26">
            <w:pPr>
              <w:spacing w:after="20" w:before="0" w:line="240" w:lineRule="auto"/>
            </w:pPr>
            <w:del w:id="7" w:author="Reviewer" w:date="2026-09-26T06:40:17Z">
              <w:r>
                <w:rPr>
                  <w:rFonts w:ascii="Arial" w:hAnsi="Arial"/>
                  <w:sz w:val="16"/>
                </w:rPr>
                <w:delText>Awaiting client sign-off</w:delText>
              </w:r>
            </w:del>
            <w:ins w:id="8" w:author="Reviewer" w:date="2026-09-26T06:40:17Z">
              <w:r>
                <w:rPr>
                  <w:rFonts w:ascii="Arial" w:hAnsi="Arial"/>
                  <w:sz w:val="16"/>
                </w:rPr>
                <w:t>Client sign-off received · 26 Sep 2026</w:t>
              </w:r>
            </w:ins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27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transfer package is staged in the client repository. Receipt is recorded after the client verifies the release manifest.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28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Acceptance testing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29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2A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27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2B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Awaiting client sign-off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2C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acceptance suite is complete; the client has not yet returned the signed test record.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2D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API integration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2E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2F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23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0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31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Health-check output and interface test evidence are retained with the build record.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2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User training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33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34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25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5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36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Four sessions were delivered. Attendance records are filed in the project evidence folder.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7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Ledger reconciliation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38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39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A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3B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finance team is matching the final ledger export against the approved migration totals.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C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Access review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3D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3E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3F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40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Role membership was reviewed against the client-approved access matrix.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1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Rollback rehearsal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42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43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4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45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operations team is rehearsing restoration from the signed release package.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6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Operations handover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47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48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9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4A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handover checklist is prepared and will be completed after the release gate is approved.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B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Evidence archive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4C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4D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4E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4F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Logs, approvals and transfer checksums are collected in the controlled evidence archive.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0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Security sign-off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51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52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3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54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security reviewer is checking the final access report, transfer audit trail and client-side retention settings before the release gate closes.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5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Cutover communications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56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57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8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59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notification list and approved customer message are prepared. The coordinator will record delivery time and the client response in the release log.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A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Post-release monitoring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5B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5C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D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5E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The team will monitor transfer completion, service health and reconciliation results during the agreed observation window and escalate exceptions through the change ticket.</w:t>
            </w:r>
          </w:p>
        </w:tc>
      </w:tr>
      <w:tr>
        <w:trPr>
          <w:cantSplit/>
        </w:trPr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5F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Training evidence</w:t>
            </w:r>
          </w:p>
        </w:tc>
        <w:tc>
          <w:tcPr>
            <w:tcW w:type="dxa" w:w="1181"/>
            <w:tcMar>
              <w:top w:type="dxa" w:w="90"/>
              <w:bottom w:type="dxa" w:w="90"/>
            </w:tcMar>
            <w:vAlign w:val="center"/>
          </w:tcPr>
          <w:p w14:paraId="00000060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tcMar>
              <w:top w:type="dxa" w:w="90"/>
              <w:bottom w:type="dxa" w:w="90"/>
            </w:tcMar>
            <w:vAlign w:val="center"/>
          </w:tcPr>
          <w:p w14:paraId="00000061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tcMar>
              <w:top w:type="dxa" w:w="90"/>
              <w:bottom w:type="dxa" w:w="90"/>
            </w:tcMar>
            <w:vAlign w:val="center"/>
          </w:tcPr>
          <w:p w14:paraId="00000062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tcMar>
              <w:top w:type="dxa" w:w="90"/>
              <w:bottom w:type="dxa" w:w="90"/>
            </w:tcMar>
            <w:vAlign w:val="center"/>
          </w:tcPr>
          <w:p w14:paraId="00000063">
            <w:pPr>
              <w:spacing w:after="20" w:before="0" w:line="240" w:lineRule="auto"/>
            </w:pPr>
            <w:r>
              <w:rPr>
                <w:rFonts w:ascii="Arial" w:hAnsi="Arial"/>
                <w:sz w:val="16"/>
              </w:rPr>
              <w:t>Attendance, session materials and the approved operating guide are linked from the evidence archive for the receiving operations team.</w:t>
            </w:r>
          </w:p>
        </w:tc>
      </w:tr>
    </w:tbl>
    <w:p w14:paraId="00000064">
      <w:pPr>
        <w:pStyle w:val="Heading1"/>
      </w:pPr>
      <w:r>
        <w:t>3. Cutover and controls</w:t>
      </w:r>
    </w:p>
    <w:p w14:paraId="00000065">
      <w:commentRangeStart w:id="1"/>
      <w:r>
        <w:t>The deployment window starts at 20:00 local time. The change coordinator will confirm the final go / no-go decision with the client before any production transfer begins.</w:t>
      </w:r>
      <w:commentRangeEnd w:id="1"/>
      <w:r>
        <w:rPr>
          <w:rStyle w:val="CommentReference"/>
        </w:rPr>
        <w:commentReference w:id="1"/>
      </w:r>
    </w:p>
    <w:p w14:paraId="00000066">
      <w:r>
        <w:t>The rollback package is verified and the transfer runbook is ready.</w:t>
      </w:r>
      <w:r>
        <w:footnoteReference w:id="1"/>
      </w:r>
    </w:p>
    <w:p w14:paraId="77CDD490">
      <w:pPr>
        <w:rPr>
          <w:ins w:id="9" w:author="Reviewer" w:date="2026-09-26T06:40:17Z"/>
        </w:rPr>
      </w:pPr>
      <w:ins w:id="10" w:author="Reviewer" w:date="2026-09-26T06:40:17Z">
        <w:r>
          <w:t>The transfer package was delivered to the client repository on 26 September and its SHA-256 matched the release manifest.</w:t>
        </w:r>
      </w:ins>
    </w:p>
    <w:p w14:paraId="00000067">
      <w:commentRangeStart w:id="0"/>
      <w:r>
        <w:t>All transfer files remain in the client-controlled repository; local copies are non-authoritative.</w:t>
      </w:r>
      <w:commentRangeEnd w:id="0"/>
      <w:r>
        <w:commentReference w:id="0"/>
      </w:r>
    </w:p>
    <w:p w14:paraId="00000068">
      <w:r>
        <w:t>Operations will confirm restart ownership at handover. The release coordinator will record the decision and retain the corresponding change ticket.</w:t>
      </w:r>
    </w:p>
    <w:tbl>
      <w:tblPr>
        <w:tblStyle w:val="TableGrid"/>
        <w:tblW w:type="auto" w:w="0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04"/>
            <w:shd w:fill="24476B"/>
            <w:tcMar>
              <w:top w:type="dxa" w:w="90"/>
              <w:bottom w:type="dxa" w:w="90"/>
            </w:tcMar>
            <w:vAlign w:val="center"/>
          </w:tcPr>
          <w:p w14:paraId="00000069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968"/>
            <w:shd w:fill="24476B"/>
            <w:tcMar>
              <w:top w:type="dxa" w:w="90"/>
              <w:bottom w:type="dxa" w:w="90"/>
            </w:tcMar>
            <w:vAlign w:val="center"/>
          </w:tcPr>
          <w:p w14:paraId="0000006A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592"/>
            <w:shd w:fill="24476B"/>
            <w:tcMar>
              <w:top w:type="dxa" w:w="90"/>
              <w:bottom w:type="dxa" w:w="90"/>
            </w:tcMar>
            <w:vAlign w:val="center"/>
          </w:tcPr>
          <w:p w14:paraId="0000006B"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90"/>
              <w:bottom w:type="dxa" w:w="90"/>
            </w:tcMar>
            <w:vAlign w:val="center"/>
          </w:tcPr>
          <w:p w14:paraId="0000006C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Transfer integrity</w:t>
            </w:r>
          </w:p>
        </w:tc>
        <w:tc>
          <w:tcPr>
            <w:tcW w:type="dxa" w:w="4968"/>
            <w:tcMar>
              <w:top w:type="dxa" w:w="90"/>
              <w:bottom w:type="dxa" w:w="90"/>
            </w:tcMar>
            <w:vAlign w:val="center"/>
          </w:tcPr>
          <w:p w14:paraId="0000006D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Release manifest and SHA-256 record</w:t>
            </w:r>
          </w:p>
        </w:tc>
        <w:tc>
          <w:tcPr>
            <w:tcW w:type="dxa" w:w="2592"/>
            <w:tcMar>
              <w:top w:type="dxa" w:w="90"/>
              <w:bottom w:type="dxa" w:w="90"/>
            </w:tcMar>
            <w:vAlign w:val="center"/>
          </w:tcPr>
          <w:p w14:paraId="0000006E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Jia Lin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90"/>
              <w:bottom w:type="dxa" w:w="90"/>
            </w:tcMar>
            <w:vAlign w:val="center"/>
          </w:tcPr>
          <w:p w14:paraId="0000006F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Client authorization</w:t>
            </w:r>
          </w:p>
        </w:tc>
        <w:tc>
          <w:tcPr>
            <w:tcW w:type="dxa" w:w="4968"/>
            <w:tcMar>
              <w:top w:type="dxa" w:w="90"/>
              <w:bottom w:type="dxa" w:w="90"/>
            </w:tcMar>
            <w:vAlign w:val="center"/>
          </w:tcPr>
          <w:p w14:paraId="00000070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Signed acceptance and change ticket</w:t>
            </w:r>
          </w:p>
        </w:tc>
        <w:tc>
          <w:tcPr>
            <w:tcW w:type="dxa" w:w="2592"/>
            <w:tcMar>
              <w:top w:type="dxa" w:w="90"/>
              <w:bottom w:type="dxa" w:w="90"/>
            </w:tcMar>
            <w:vAlign w:val="center"/>
          </w:tcPr>
          <w:p w14:paraId="00000071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Rui Chen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90"/>
              <w:bottom w:type="dxa" w:w="90"/>
            </w:tcMar>
            <w:vAlign w:val="center"/>
          </w:tcPr>
          <w:p w14:paraId="00000072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Rollback readiness</w:t>
            </w:r>
          </w:p>
        </w:tc>
        <w:tc>
          <w:tcPr>
            <w:tcW w:type="dxa" w:w="4968"/>
            <w:tcMar>
              <w:top w:type="dxa" w:w="90"/>
              <w:bottom w:type="dxa" w:w="90"/>
            </w:tcMar>
            <w:vAlign w:val="center"/>
          </w:tcPr>
          <w:p w14:paraId="00000073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Rehearsal log and restore checkpoint</w:t>
            </w:r>
          </w:p>
        </w:tc>
        <w:tc>
          <w:tcPr>
            <w:tcW w:type="dxa" w:w="2592"/>
            <w:tcMar>
              <w:top w:type="dxa" w:w="90"/>
              <w:bottom w:type="dxa" w:w="90"/>
            </w:tcMar>
            <w:vAlign w:val="center"/>
          </w:tcPr>
          <w:p w14:paraId="00000074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Min Zhou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90"/>
              <w:bottom w:type="dxa" w:w="90"/>
            </w:tcMar>
            <w:vAlign w:val="center"/>
          </w:tcPr>
          <w:p w14:paraId="00000075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Operational ownership</w:t>
            </w:r>
          </w:p>
        </w:tc>
        <w:tc>
          <w:tcPr>
            <w:tcW w:type="dxa" w:w="4968"/>
            <w:tcMar>
              <w:top w:type="dxa" w:w="90"/>
              <w:bottom w:type="dxa" w:w="90"/>
            </w:tcMar>
            <w:vAlign w:val="center"/>
          </w:tcPr>
          <w:p w14:paraId="00000076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Named on-call contact and handover record</w:t>
            </w:r>
          </w:p>
        </w:tc>
        <w:tc>
          <w:tcPr>
            <w:tcW w:type="dxa" w:w="2592"/>
            <w:tcMar>
              <w:top w:type="dxa" w:w="90"/>
              <w:bottom w:type="dxa" w:w="90"/>
            </w:tcMar>
            <w:vAlign w:val="center"/>
          </w:tcPr>
          <w:p w14:paraId="00000077">
            <w:pPr>
              <w:spacing w:after="20" w:before="0" w:line="240" w:lineRule="auto"/>
            </w:pPr>
            <w:r>
              <w:rPr>
                <w:rFonts w:ascii="Arial" w:hAnsi="Arial"/>
                <w:sz w:val="18"/>
              </w:rPr>
              <w:t>Anne Wu</w:t>
            </w:r>
          </w:p>
        </w:tc>
      </w:tr>
    </w:tbl>
    <w:p w14:paraId="00000078">
      <w:pPr>
        <w:pStyle w:val="Heading2"/>
      </w:pPr>
      <w:r>
        <w:t>Closeout conditions</w:t>
      </w:r>
    </w:p>
    <w:p w14:paraId="00000079">
      <w:pPr>
        <w:pStyle w:val="ListBullet"/>
      </w:pPr>
      <w:r>
        <w:t>Client acceptance record is returned and linked to the change ticket.</w:t>
      </w:r>
    </w:p>
    <w:p w14:paraId="0000007A">
      <w:pPr>
        <w:pStyle w:val="ListBullet"/>
      </w:pPr>
      <w:r>
        <w:t>Transfer checksum is verified against the release manifest.</w:t>
      </w:r>
    </w:p>
    <w:p w14:paraId="0000007B">
      <w:pPr>
        <w:pStyle w:val="ListBullet"/>
      </w:pPr>
      <w:r>
        <w:t>Open remediation item has an owner and an agreed completion date.</w:t>
      </w:r>
    </w:p>
    <w:sectPr w:rsidR="00FC693F" w:rsidRPr="0006063C" w:rsidSect="00034616">
      <w:headerReference r:id="rId9" w:type="default"/>
      <w:footerReference r:id="rId10" w:type="default"/>
      <w:pgSz w:h="15840" w:w="12240"/>
      <w:pgMar w:bottom="979" w:footer="461" w:gutter="0" w:header="490" w:left="1123" w:right="1123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lease reviewer" w:date="2026-09-24T09:00:00Z">
    <w:p>
      <w:r>
        <w:t>Retain the signed receipt with the audit package.</w:t>
      </w:r>
    </w:p>
  </w:comment>
  <w:comment w:id="1" w:author="Reviewer" w:date="2026-09-26T06:40:17Z" w:initials="RV">
    <w:p w14:paraId="63E9CD85">
      <w:pPr>
        <w:pStyle w:val="CommentText"/>
      </w:pPr>
      <w:r>
        <w:rPr>
          <w:rStyle w:val="CommentReference"/>
        </w:rPr>
        <w:annotationRef/>
      </w:r>
      <w:r>
        <w:t>Confirm the business owner has approved this window before go / no-go.</w:t>
      </w:r>
    </w:p>
  </w:comment>
</w:comments>
</file>

<file path=word/commentsExtended.xml><?xml version="1.0" encoding="utf-8"?>
<w15:commentsEx xmlns:w15="http://schemas.microsoft.com/office/word/2012/wordml">
  <w15:commentEx w15:done="0" w15:paraId="63E9CD85"/>
</w15:commentsEx>
</file>

<file path=word/commentsIds.xml><?xml version="1.0" encoding="utf-8"?>
<w16cid:commentsIds xmlns:w16cid="http://schemas.microsoft.com/office/word/2016/wordml/cid">
  <w16cid:commentId w16cid:durableId="50291C87" w16cid:paraId="63E9CD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6"/>
      </w:rPr>
      <w:t xml:space="preserve">INTERNAL REVIEW  ·  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Hash values are compared as lowercase hexadecimal strings.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sz w:val="16"/>
      </w:rPr>
      <w:t>BLUEBIRD  /  DELIVERY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15="http://schemas.microsoft.com/office/word/2012/wordml">
  <w15:person w15:author="Reviewer">
    <w15:presenceInfo w15:providerId="None" w15:userId="Reviewer"/>
  </w15:person>
</w15:people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v="urn:schemas-microsoft-com:vml" xmlns:o="urn:schemas-microsoft-com:office:office" xmlns:w14="http://schemas.microsoft.com/office/word/2010/wordml" mc:Ignorable="w14">
  <w:zoom w:val="bestFit"/>
  <w:proofState w:grammar="clean" w:spelling="clean"/>
  <w:trackRevision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false" w:defQFormat="false" w:defSemiHidden="true" w:defUIPriority="99" w:defUnhideWhenUsed="true">
    <w:lsdException w:name="Normal" w:qFormat="true" w:semiHidden="false" w:uiPriority="0" w:unhideWhenUsed="false"/>
    <w:lsdException w:name="heading 1" w:qFormat="true" w:semiHidden="false" w:uiPriority="9" w:unhideWhenUsed="false"/>
    <w:lsdException w:name="heading 2" w:qFormat="true" w:uiPriority="9"/>
    <w:lsdException w:name="heading 3" w:qFormat="true" w:uiPriority="9"/>
    <w:lsdException w:name="heading 4" w:qFormat="true" w:uiPriority="9"/>
    <w:lsdException w:name="heading 5" w:qFormat="true" w:uiPriority="9"/>
    <w:lsdException w:name="heading 6" w:qFormat="true" w:uiPriority="9"/>
    <w:lsdException w:name="heading 7" w:qFormat="true" w:uiPriority="9"/>
    <w:lsdException w:name="heading 8" w:qFormat="true" w:uiPriority="9"/>
    <w:lsdException w:name="heading 9" w:qFormat="true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true" w:uiPriority="35"/>
    <w:lsdException w:name="Title" w:qFormat="true" w:semiHidden="false" w:uiPriority="10" w:unhideWhenUsed="false"/>
    <w:lsdException w:name="Default Paragraph Font" w:uiPriority="1"/>
    <w:lsdException w:name="Subtitle" w:qFormat="true" w:semiHidden="false" w:uiPriority="11" w:unhideWhenUsed="false"/>
    <w:lsdException w:name="Strong" w:qFormat="true" w:semiHidden="false" w:uiPriority="22" w:unhideWhenUsed="false"/>
    <w:lsdException w:name="Emphasis" w:qFormat="true" w:semiHidden="false" w:uiPriority="20" w:unhideWhenUsed="false"/>
    <w:lsdException w:name="Table Grid" w:semiHidden="false" w:uiPriority="59" w:unhideWhenUsed="false"/>
    <w:lsdException w:name="Placeholder Text" w:unhideWhenUsed="false"/>
    <w:lsdException w:name="No Spacing" w:qFormat="true" w:semiHidden="false" w:uiPriority="1" w:unhideWhenUsed="fals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qFormat="true" w:semiHidden="false" w:uiPriority="34" w:unhideWhenUsed="false"/>
    <w:lsdException w:name="Quote" w:qFormat="true" w:semiHidden="false" w:uiPriority="29" w:unhideWhenUsed="false"/>
    <w:lsdException w:name="Intense Quote" w:qFormat="true" w:semiHidden="false" w:uiPriority="30" w:unhideWhenUsed="fals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qFormat="true" w:semiHidden="false" w:uiPriority="19" w:unhideWhenUsed="false"/>
    <w:lsdException w:name="Intense Emphasis" w:qFormat="true" w:semiHidden="false" w:uiPriority="21" w:unhideWhenUsed="false"/>
    <w:lsdException w:name="Subtle Reference" w:qFormat="true" w:semiHidden="false" w:uiPriority="31" w:unhideWhenUsed="false"/>
    <w:lsdException w:name="Intense Reference" w:qFormat="true" w:semiHidden="false" w:uiPriority="32" w:unhideWhenUsed="false"/>
    <w:lsdException w:name="Book Title" w:qFormat="true" w:semiHidden="false" w:uiPriority="33" w:unhideWhenUsed="false"/>
    <w:lsdException w:name="Bibliography" w:uiPriority="37"/>
    <w:lsdException w:name="TOC Heading" w:qFormat="true" w:uiPriority="39"/>
  </w:latentStyles>
  <w:style w:default="true" w:styleId="Normal" w:type="paragraph">
    <w:name w:val="Normal"/>
    <w:qFormat/>
    <w:rsid w:val="00FC693F"/>
    <w:pPr>
      <w:spacing w:after="120" w:line="269" w:lineRule="auto"/>
    </w:pPr>
    <w:rPr>
      <w:rFonts w:ascii="Arial" w:hAnsi="Arial"/>
      <w:color w:val="24303D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true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true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160"/>
      <w:outlineLvl w:val="0"/>
    </w:pPr>
    <w:rPr>
      <w:rFonts w:ascii="Arial" w:asciiTheme="majorHAnsi" w:cstheme="majorBidi" w:eastAsiaTheme="majorEastAsia" w:hAnsi="Arial" w:hAnsiTheme="majorHAnsi"/>
      <w:b/>
      <w:bCs/>
      <w:color w:val="182D42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60"/>
      <w:outlineLvl w:val="1"/>
    </w:pPr>
    <w:rPr>
      <w:rFonts w:ascii="Arial" w:asciiTheme="majorHAnsi" w:cstheme="majorBidi" w:eastAsiaTheme="majorEastAsia" w:hAnsi="Arial" w:hAnsiTheme="majorHAnsi"/>
      <w:b/>
      <w:bCs/>
      <w:color w:val="182D42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true" w:styleId="DefaultParagraphFont" w:type="character">
    <w:name w:val="Default Paragraph Font"/>
    <w:uiPriority w:val="1"/>
    <w:semiHidden/>
    <w:unhideWhenUsed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true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true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true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true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Arial" w:asciiTheme="majorHAnsi" w:cstheme="majorBidi" w:eastAsiaTheme="majorEastAsia" w:hAnsi="Arial" w:hAnsiTheme="majorHAnsi"/>
      <w:b w:val="false"/>
      <w:color w:val="182D42"/>
      <w:spacing w:val="5"/>
      <w:kern w:val="28"/>
      <w:sz w:val="48"/>
      <w:szCs w:val="52"/>
    </w:rPr>
  </w:style>
  <w:style w:customStyle="true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true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true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true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true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true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true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true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true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true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true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true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true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true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false"/>
        <w:bCs w:val="false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false"/>
        <w:iCs w:val="false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false"/>
        <w:iCs w:val="false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false"/>
        <w:iCs w:val="false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mentText" w:type="paragraph">
    <w:name w:val="annotation text"/>
    <w:basedOn w:val="Normal"/>
    <w:uiPriority w:val="99"/>
    <w:semiHidden/>
    <w:unhideWhenUsed/>
    <w:rPr>
      <w:sz w:val="20"/>
      <w:szCs w:val="20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9" Target="header1.xml" Type="http://schemas.openxmlformats.org/officeDocument/2006/relationships/header"/><Relationship Id="rId10" Target="footer1.xml" Type="http://schemas.openxmlformats.org/officeDocument/2006/relationships/footer"/><Relationship Id="rId11" Target="https://example.com/bluebird/transfer-runbook" TargetMode="External" Type="http://schemas.openxmlformats.org/officeDocument/2006/relationships/hyperlink"/><Relationship Id="rId12" Target="comments.xml" Type="http://schemas.openxmlformats.org/officeDocument/2006/relationships/comments"/><Relationship Id="rId13" Target="footnotes.xml" Type="http://schemas.openxmlformats.org/officeDocument/2006/relationships/footnotes"/><Relationship Id="rId14" Target="commentsExtended.xml" Type="http://schemas.microsoft.com/office/2011/relationships/commentsExtended"/><Relationship Id="rId15" Target="people.xml" Type="http://schemas.microsoft.com/office/2011/relationships/people"/><Relationship Id="rId16" Target="commentsIds.xml" Type="http://schemas.microsoft.com/office/2016/09/relationships/commentsId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