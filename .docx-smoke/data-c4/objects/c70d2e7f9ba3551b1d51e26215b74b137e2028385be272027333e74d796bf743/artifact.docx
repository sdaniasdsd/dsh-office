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footnotes.xml" ContentType="application/vnd.openxmlformats-officedocument.wordprocessingml.footnot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Relationships xmlns="http://schemas.openxmlformats.org/package/2006/relationships"><Relationship Id="rId3" Target="docProps/core.xml" Type="http://schemas.openxmlformats.org/package/2006/relationships/metadata/core-properties"/><Relationship Id="rId4" Target="docProps/app.xml" Type="http://schemas.openxmlformats.org/officeDocument/2006/relationships/extended-properties"/><Relationship Id="rId1" Target="word/document.xml" Type="http://schemas.openxmlformats.org/officeDocument/2006/relationships/officeDocument"/><Relationship Id="rId2" Target="docProps/thumbnail.jpeg" Type="http://schemas.openxmlformats.org/package/2006/relationships/metadata/thumbnail"/></Relationships>
</file>

<file path=word/document.xml><?xml version="1.0" encoding="utf-8"?>
<w:document xmlns:w="http://schemas.openxmlformats.org/wordprocessingml/2006/main" xmlns:mc="http://schemas.openxmlformats.org/markup-compatibility/2006" xmlns:r="http://schemas.openxmlformats.org/officeDocument/2006/relationships" xmlns:w14="http://schemas.microsoft.com/office/word/2010/wordml" xmlns:wp14="http://schemas.microsoft.com/office/word/2010/wordprocessingDrawing" mc:Ignorable="w14 wp14">
  <w:body>
    <w:p w14:paraId="00000001">
      <w:pPr>
        <w:pStyle w:val="Title"/>
        <w:jc w:val="center"/>
      </w:pPr>
      <w:r>
        <w:rPr>
          <w:rFonts w:ascii="Arial" w:eastAsia="Microsoft YaHei" w:hAnsi="Arial"/>
          <w:b/>
          <w:color w:val="18324A"/>
          <w:sz w:val="46"/>
        </w:rPr>
        <w:t>劳动合同</w:t>
      </w:r>
    </w:p>
    <w:p w14:paraId="00000002">
      <w:pPr>
        <w:jc w:val="center"/>
      </w:pPr>
      <w:r>
        <w:rPr>
          <w:rFonts w:ascii="Arial" w:eastAsia="Microsoft YaHei" w:hAnsi="Arial"/>
          <w:b w:val="false"/>
          <w:color w:val="5B6B7B"/>
          <w:sz w:val="22"/>
        </w:rPr>
        <w:t>固定期限  /  研发与数据服务岗位</w:t>
      </w:r>
    </w:p>
    <w:p w14:paraId="00000003">
      <w:pPr>
        <w:jc w:val="center"/>
      </w:pPr>
      <w:r>
        <w:rPr>
          <w:rFonts w:ascii="Arial" w:eastAsia="Microsoft YaHei" w:hAnsi="Arial"/>
          <w:b w:val="false"/>
          <w:color w:val="68788A"/>
          <w:sz w:val="18"/>
        </w:rPr>
        <w:t>合同编号：CH-RD-2026-0418     版本：1.3     签署地：上海市</w:t>
      </w:r>
    </w:p>
    <w:p w14:paraId="00000004">
      <w:pPr>
        <w:spacing w:after="280" w:before="280"/>
        <w:jc w:val="center"/>
      </w:pPr>
      <w:r>
        <w:rPr>
          <w:rFonts w:ascii="Arial" w:eastAsia="Microsoft YaHei" w:hAnsi="Arial"/>
          <w:b/>
          <w:color w:val="8A4B19"/>
          <w:sz w:val="18"/>
        </w:rPr>
        <w:t>合成测试样本  ·  虚构主体与信息  ·  不可直接用于签署</w:t>
      </w:r>
    </w:p>
    <w:p w14:paraId="00000005">
      <w:pPr>
        <w:pStyle w:val="Heading1"/>
      </w:pPr>
      <w:bookmarkStart w:id="1" w:name="party_a"/>
      <w:r>
        <w:t>甲方（用人单位）</w:t>
      </w:r>
      <w:bookmarkEnd w:id="1"/>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06">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07">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08">
            <w:pPr>
              <w:spacing w:after="20" w:before="0" w:line="247" w:lineRule="auto"/>
            </w:pPr>
            <w:r>
              <w:rPr>
                <w:rFonts w:ascii="Arial" w:eastAsia="Microsoft YaHei" w:hAnsi="Arial"/>
                <w:b w:val="false"/>
                <w:color w:val="263442"/>
                <w:sz w:val="18"/>
              </w:rPr>
              <w:t>单位名称</w:t>
            </w:r>
          </w:p>
        </w:tc>
        <w:tc>
          <w:tcPr>
            <w:tcW w:type="dxa" w:w="6696"/>
            <w:tcMar>
              <w:top w:type="dxa" w:w="95"/>
              <w:bottom w:type="dxa" w:w="95"/>
            </w:tcMar>
            <w:vAlign w:val="center"/>
          </w:tcPr>
          <w:p w14:paraId="00000009">
            <w:pPr>
              <w:spacing w:after="20" w:before="0" w:line="247" w:lineRule="auto"/>
            </w:pPr>
            <w:r>
              <w:rPr>
                <w:rFonts w:ascii="Arial" w:eastAsia="Microsoft YaHei" w:hAnsi="Arial"/>
                <w:b w:val="false"/>
                <w:color w:val="263442"/>
                <w:sz w:val="18"/>
              </w:rPr>
              <w:t>上海澄海数字科技有限公司（虚构）</w:t>
            </w:r>
          </w:p>
        </w:tc>
      </w:tr>
      <w:tr>
        <w:trPr>
          <w:cantSplit/>
        </w:trPr>
        <w:tc>
          <w:tcPr>
            <w:tcW w:type="dxa" w:w="3168"/>
            <w:tcMar>
              <w:top w:type="dxa" w:w="95"/>
              <w:bottom w:type="dxa" w:w="95"/>
            </w:tcMar>
            <w:vAlign w:val="center"/>
          </w:tcPr>
          <w:p w14:paraId="0000000A">
            <w:pPr>
              <w:spacing w:after="20" w:before="0" w:line="247" w:lineRule="auto"/>
            </w:pPr>
            <w:r>
              <w:rPr>
                <w:rFonts w:ascii="Arial" w:eastAsia="Microsoft YaHei" w:hAnsi="Arial"/>
                <w:b w:val="false"/>
                <w:color w:val="263442"/>
                <w:sz w:val="18"/>
              </w:rPr>
              <w:t>统一社会信用代码</w:t>
            </w:r>
          </w:p>
        </w:tc>
        <w:tc>
          <w:tcPr>
            <w:tcW w:type="dxa" w:w="6696"/>
            <w:tcMar>
              <w:top w:type="dxa" w:w="95"/>
              <w:bottom w:type="dxa" w:w="95"/>
            </w:tcMar>
            <w:vAlign w:val="center"/>
          </w:tcPr>
          <w:p w14:paraId="0000000B">
            <w:pPr>
              <w:spacing w:after="20" w:before="0" w:line="247" w:lineRule="auto"/>
            </w:pPr>
            <w:r>
              <w:rPr>
                <w:rFonts w:ascii="Arial" w:eastAsia="Microsoft YaHei" w:hAnsi="Arial"/>
                <w:b w:val="false"/>
                <w:color w:val="263442"/>
                <w:sz w:val="18"/>
              </w:rPr>
              <w:t>91310000MA1F000000（测试数据）</w:t>
            </w:r>
          </w:p>
        </w:tc>
      </w:tr>
      <w:tr>
        <w:trPr>
          <w:cantSplit/>
        </w:trPr>
        <w:tc>
          <w:tcPr>
            <w:tcW w:type="dxa" w:w="3168"/>
            <w:tcMar>
              <w:top w:type="dxa" w:w="95"/>
              <w:bottom w:type="dxa" w:w="95"/>
            </w:tcMar>
            <w:vAlign w:val="center"/>
          </w:tcPr>
          <w:p w14:paraId="0000000C">
            <w:pPr>
              <w:spacing w:after="20" w:before="0" w:line="247" w:lineRule="auto"/>
            </w:pPr>
            <w:r>
              <w:rPr>
                <w:rFonts w:ascii="Arial" w:eastAsia="Microsoft YaHei" w:hAnsi="Arial"/>
                <w:b w:val="false"/>
                <w:color w:val="263442"/>
                <w:sz w:val="18"/>
              </w:rPr>
              <w:t>住所</w:t>
            </w:r>
          </w:p>
        </w:tc>
        <w:tc>
          <w:tcPr>
            <w:tcW w:type="dxa" w:w="6696"/>
            <w:tcMar>
              <w:top w:type="dxa" w:w="95"/>
              <w:bottom w:type="dxa" w:w="95"/>
            </w:tcMar>
            <w:vAlign w:val="center"/>
          </w:tcPr>
          <w:p w14:paraId="0000000D">
            <w:pPr>
              <w:spacing w:after="20" w:before="0" w:line="247" w:lineRule="auto"/>
            </w:pPr>
            <w:r>
              <w:rPr>
                <w:rFonts w:ascii="Arial" w:eastAsia="Microsoft YaHei" w:hAnsi="Arial"/>
                <w:b w:val="false"/>
                <w:color w:val="263442"/>
                <w:sz w:val="18"/>
              </w:rPr>
              <w:t>上海市浦东新区云桥路 168 号澄海中心 8 层（虚构）</w:t>
            </w:r>
          </w:p>
        </w:tc>
      </w:tr>
      <w:tr>
        <w:trPr>
          <w:cantSplit/>
        </w:trPr>
        <w:tc>
          <w:tcPr>
            <w:tcW w:type="dxa" w:w="3168"/>
            <w:tcMar>
              <w:top w:type="dxa" w:w="95"/>
              <w:bottom w:type="dxa" w:w="95"/>
            </w:tcMar>
            <w:vAlign w:val="center"/>
          </w:tcPr>
          <w:p w14:paraId="0000000E">
            <w:pPr>
              <w:spacing w:after="20" w:before="0" w:line="247" w:lineRule="auto"/>
            </w:pPr>
            <w:r>
              <w:rPr>
                <w:rFonts w:ascii="Arial" w:eastAsia="Microsoft YaHei" w:hAnsi="Arial"/>
                <w:b w:val="false"/>
                <w:color w:val="263442"/>
                <w:sz w:val="18"/>
              </w:rPr>
              <w:t>法定代表人 / 委托代理人</w:t>
            </w:r>
          </w:p>
        </w:tc>
        <w:tc>
          <w:tcPr>
            <w:tcW w:type="dxa" w:w="6696"/>
            <w:tcMar>
              <w:top w:type="dxa" w:w="95"/>
              <w:bottom w:type="dxa" w:w="95"/>
            </w:tcMar>
            <w:vAlign w:val="center"/>
          </w:tcPr>
          <w:p w14:paraId="0000000F">
            <w:pPr>
              <w:spacing w:after="20" w:before="0" w:line="247" w:lineRule="auto"/>
            </w:pPr>
            <w:r>
              <w:rPr>
                <w:rFonts w:ascii="Arial" w:eastAsia="Microsoft YaHei" w:hAnsi="Arial"/>
                <w:b w:val="false"/>
                <w:color w:val="263442"/>
                <w:sz w:val="18"/>
              </w:rPr>
              <w:t>周明远（虚构）</w:t>
            </w:r>
          </w:p>
        </w:tc>
      </w:tr>
      <w:tr>
        <w:trPr>
          <w:cantSplit/>
        </w:trPr>
        <w:tc>
          <w:tcPr>
            <w:tcW w:type="dxa" w:w="3168"/>
            <w:tcMar>
              <w:top w:type="dxa" w:w="95"/>
              <w:bottom w:type="dxa" w:w="95"/>
            </w:tcMar>
            <w:vAlign w:val="center"/>
          </w:tcPr>
          <w:p w14:paraId="00000010">
            <w:pPr>
              <w:spacing w:after="20" w:before="0" w:line="247" w:lineRule="auto"/>
            </w:pPr>
            <w:r>
              <w:rPr>
                <w:rFonts w:ascii="Arial" w:eastAsia="Microsoft YaHei" w:hAnsi="Arial"/>
                <w:b w:val="false"/>
                <w:color w:val="263442"/>
                <w:sz w:val="18"/>
              </w:rPr>
              <w:t>人力资源联系邮箱</w:t>
            </w:r>
          </w:p>
        </w:tc>
        <w:tc>
          <w:tcPr>
            <w:tcW w:type="dxa" w:w="6696"/>
            <w:tcMar>
              <w:top w:type="dxa" w:w="95"/>
              <w:bottom w:type="dxa" w:w="95"/>
            </w:tcMar>
            <w:vAlign w:val="center"/>
          </w:tcPr>
          <w:p w14:paraId="00000011">
            <w:pPr>
              <w:spacing w:after="20" w:before="0" w:line="247" w:lineRule="auto"/>
            </w:pPr>
            <w:r>
              <w:rPr>
                <w:rFonts w:ascii="Arial" w:eastAsia="Microsoft YaHei" w:hAnsi="Arial"/>
                <w:b w:val="false"/>
                <w:color w:val="263442"/>
                <w:sz w:val="18"/>
              </w:rPr>
              <w:t>hr@example.invalid</w:t>
            </w:r>
          </w:p>
        </w:tc>
      </w:tr>
    </w:tbl>
    <w:p w14:paraId="00000012">
      <w:pPr>
        <w:pStyle w:val="Heading1"/>
      </w:pPr>
      <w:bookmarkStart w:id="2" w:name="party_b"/>
      <w:r>
        <w:t>乙方（劳动者）</w:t>
      </w:r>
      <w:bookmarkEnd w:id="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3168"/>
            <w:shd w:fill="24476B"/>
            <w:tcMar>
              <w:top w:type="dxa" w:w="95"/>
              <w:bottom w:type="dxa" w:w="95"/>
            </w:tcMar>
            <w:vAlign w:val="center"/>
          </w:tcPr>
          <w:p w14:paraId="00000013">
            <w:pPr>
              <w:spacing w:after="20" w:before="0" w:line="247" w:lineRule="auto"/>
            </w:pPr>
            <w:r>
              <w:rPr>
                <w:rFonts w:ascii="Arial" w:eastAsia="Microsoft YaHei" w:hAnsi="Arial"/>
                <w:b/>
                <w:color w:val="FFFFFF"/>
                <w:sz w:val="18"/>
              </w:rPr>
              <w:t>项目</w:t>
            </w:r>
          </w:p>
        </w:tc>
        <w:tc>
          <w:tcPr>
            <w:tcW w:type="dxa" w:w="6696"/>
            <w:shd w:fill="24476B"/>
            <w:tcMar>
              <w:top w:type="dxa" w:w="95"/>
              <w:bottom w:type="dxa" w:w="95"/>
            </w:tcMar>
            <w:vAlign w:val="center"/>
          </w:tcPr>
          <w:p w14:paraId="00000014">
            <w:pPr>
              <w:spacing w:after="20" w:before="0" w:line="247" w:lineRule="auto"/>
            </w:pPr>
            <w:r>
              <w:rPr>
                <w:rFonts w:ascii="Arial" w:eastAsia="Microsoft YaHei" w:hAnsi="Arial"/>
                <w:b/>
                <w:color w:val="FFFFFF"/>
                <w:sz w:val="18"/>
              </w:rPr>
              <w:t>合同记载</w:t>
            </w:r>
          </w:p>
        </w:tc>
      </w:tr>
      <w:tr>
        <w:trPr>
          <w:cantSplit/>
        </w:trPr>
        <w:tc>
          <w:tcPr>
            <w:tcW w:type="dxa" w:w="3168"/>
            <w:tcMar>
              <w:top w:type="dxa" w:w="95"/>
              <w:bottom w:type="dxa" w:w="95"/>
            </w:tcMar>
            <w:vAlign w:val="center"/>
          </w:tcPr>
          <w:p w14:paraId="00000015">
            <w:pPr>
              <w:spacing w:after="20" w:before="0" w:line="247" w:lineRule="auto"/>
            </w:pPr>
            <w:r>
              <w:rPr>
                <w:rFonts w:ascii="Arial" w:eastAsia="Microsoft YaHei" w:hAnsi="Arial"/>
                <w:b w:val="false"/>
                <w:color w:val="263442"/>
                <w:sz w:val="18"/>
              </w:rPr>
              <w:t>姓名</w:t>
            </w:r>
          </w:p>
        </w:tc>
        <w:tc>
          <w:tcPr>
            <w:tcW w:type="dxa" w:w="6696"/>
            <w:tcMar>
              <w:top w:type="dxa" w:w="95"/>
              <w:bottom w:type="dxa" w:w="95"/>
            </w:tcMar>
            <w:vAlign w:val="center"/>
          </w:tcPr>
          <w:p w14:paraId="00000016">
            <w:pPr>
              <w:spacing w:after="20" w:before="0" w:line="247" w:lineRule="auto"/>
            </w:pPr>
            <w:r>
              <w:rPr>
                <w:rFonts w:ascii="Arial" w:eastAsia="Microsoft YaHei" w:hAnsi="Arial"/>
                <w:b w:val="false"/>
                <w:color w:val="263442"/>
                <w:sz w:val="18"/>
              </w:rPr>
              <w:t>林知夏（虚构）</w:t>
            </w:r>
          </w:p>
        </w:tc>
      </w:tr>
      <w:tr>
        <w:trPr>
          <w:cantSplit/>
        </w:trPr>
        <w:tc>
          <w:tcPr>
            <w:tcW w:type="dxa" w:w="3168"/>
            <w:tcMar>
              <w:top w:type="dxa" w:w="95"/>
              <w:bottom w:type="dxa" w:w="95"/>
            </w:tcMar>
            <w:vAlign w:val="center"/>
          </w:tcPr>
          <w:p w14:paraId="00000017">
            <w:pPr>
              <w:spacing w:after="20" w:before="0" w:line="247" w:lineRule="auto"/>
            </w:pPr>
            <w:r>
              <w:rPr>
                <w:rFonts w:ascii="Arial" w:eastAsia="Microsoft YaHei" w:hAnsi="Arial"/>
                <w:b w:val="false"/>
                <w:color w:val="263442"/>
                <w:sz w:val="18"/>
              </w:rPr>
              <w:t>身份证件号码</w:t>
            </w:r>
          </w:p>
        </w:tc>
        <w:tc>
          <w:tcPr>
            <w:tcW w:type="dxa" w:w="6696"/>
            <w:tcMar>
              <w:top w:type="dxa" w:w="95"/>
              <w:bottom w:type="dxa" w:w="95"/>
            </w:tcMar>
            <w:vAlign w:val="center"/>
          </w:tcPr>
          <w:p w14:paraId="00000018">
            <w:pPr>
              <w:spacing w:after="20" w:before="0" w:line="247" w:lineRule="auto"/>
            </w:pPr>
            <w:r>
              <w:rPr>
                <w:rFonts w:ascii="Arial" w:eastAsia="Microsoft YaHei" w:hAnsi="Arial"/>
                <w:b w:val="false"/>
                <w:color w:val="263442"/>
                <w:sz w:val="18"/>
              </w:rPr>
              <w:t>310101199401010000（测试数据）</w:t>
            </w:r>
          </w:p>
        </w:tc>
      </w:tr>
      <w:tr>
        <w:trPr>
          <w:cantSplit/>
        </w:trPr>
        <w:tc>
          <w:tcPr>
            <w:tcW w:type="dxa" w:w="3168"/>
            <w:tcMar>
              <w:top w:type="dxa" w:w="95"/>
              <w:bottom w:type="dxa" w:w="95"/>
            </w:tcMar>
            <w:vAlign w:val="center"/>
          </w:tcPr>
          <w:p w14:paraId="00000019">
            <w:pPr>
              <w:spacing w:after="20" w:before="0" w:line="247" w:lineRule="auto"/>
            </w:pPr>
            <w:r>
              <w:rPr>
                <w:rFonts w:ascii="Arial" w:eastAsia="Microsoft YaHei" w:hAnsi="Arial"/>
                <w:b w:val="false"/>
                <w:color w:val="263442"/>
                <w:sz w:val="18"/>
              </w:rPr>
              <w:t>户籍 / 通讯地址</w:t>
            </w:r>
          </w:p>
        </w:tc>
        <w:tc>
          <w:tcPr>
            <w:tcW w:type="dxa" w:w="6696"/>
            <w:tcMar>
              <w:top w:type="dxa" w:w="95"/>
              <w:bottom w:type="dxa" w:w="95"/>
            </w:tcMar>
            <w:vAlign w:val="center"/>
          </w:tcPr>
          <w:p w14:paraId="0000001A">
            <w:pPr>
              <w:spacing w:after="20" w:before="0" w:line="247" w:lineRule="auto"/>
            </w:pPr>
            <w:r>
              <w:rPr>
                <w:rFonts w:ascii="Arial" w:eastAsia="Microsoft YaHei" w:hAnsi="Arial"/>
                <w:b w:val="false"/>
                <w:color w:val="263442"/>
                <w:sz w:val="18"/>
              </w:rPr>
              <w:t>上海市杨浦区平凉路 100 号 502 室（虚构）</w:t>
            </w:r>
          </w:p>
        </w:tc>
      </w:tr>
      <w:tr>
        <w:trPr>
          <w:cantSplit/>
        </w:trPr>
        <w:tc>
          <w:tcPr>
            <w:tcW w:type="dxa" w:w="3168"/>
            <w:tcMar>
              <w:top w:type="dxa" w:w="95"/>
              <w:bottom w:type="dxa" w:w="95"/>
            </w:tcMar>
            <w:vAlign w:val="center"/>
          </w:tcPr>
          <w:p w14:paraId="0000001B">
            <w:pPr>
              <w:spacing w:after="20" w:before="0" w:line="247" w:lineRule="auto"/>
            </w:pPr>
            <w:r>
              <w:rPr>
                <w:rFonts w:ascii="Arial" w:eastAsia="Microsoft YaHei" w:hAnsi="Arial"/>
                <w:b w:val="false"/>
                <w:color w:val="263442"/>
                <w:sz w:val="18"/>
              </w:rPr>
              <w:t>个人联系邮箱</w:t>
            </w:r>
          </w:p>
        </w:tc>
        <w:tc>
          <w:tcPr>
            <w:tcW w:type="dxa" w:w="6696"/>
            <w:tcMar>
              <w:top w:type="dxa" w:w="95"/>
              <w:bottom w:type="dxa" w:w="95"/>
            </w:tcMar>
            <w:vAlign w:val="center"/>
          </w:tcPr>
          <w:p w14:paraId="0000001C">
            <w:pPr>
              <w:spacing w:after="20" w:before="0" w:line="247" w:lineRule="auto"/>
            </w:pPr>
            <w:r>
              <w:rPr>
                <w:rFonts w:ascii="Arial" w:eastAsia="Microsoft YaHei" w:hAnsi="Arial"/>
                <w:b w:val="false"/>
                <w:color w:val="263442"/>
                <w:sz w:val="18"/>
              </w:rPr>
              <w:t>employee@example.invalid</w:t>
            </w:r>
          </w:p>
        </w:tc>
      </w:tr>
      <w:tr>
        <w:trPr>
          <w:cantSplit/>
        </w:trPr>
        <w:tc>
          <w:tcPr>
            <w:tcW w:type="dxa" w:w="3168"/>
            <w:tcMar>
              <w:top w:type="dxa" w:w="95"/>
              <w:bottom w:type="dxa" w:w="95"/>
            </w:tcMar>
            <w:vAlign w:val="center"/>
          </w:tcPr>
          <w:p w14:paraId="0000001D">
            <w:pPr>
              <w:spacing w:after="20" w:before="0" w:line="247" w:lineRule="auto"/>
            </w:pPr>
            <w:r>
              <w:rPr>
                <w:rFonts w:ascii="Arial" w:eastAsia="Microsoft YaHei" w:hAnsi="Arial"/>
                <w:b w:val="false"/>
                <w:color w:val="263442"/>
                <w:sz w:val="18"/>
              </w:rPr>
              <w:t>紧急联系人及电话</w:t>
            </w:r>
          </w:p>
        </w:tc>
        <w:tc>
          <w:tcPr>
            <w:tcW w:type="dxa" w:w="6696"/>
            <w:tcMar>
              <w:top w:type="dxa" w:w="95"/>
              <w:bottom w:type="dxa" w:w="95"/>
            </w:tcMar>
            <w:vAlign w:val="center"/>
          </w:tcPr>
          <w:p w14:paraId="0000001E">
            <w:pPr>
              <w:spacing w:after="20" w:before="0" w:line="247" w:lineRule="auto"/>
            </w:pPr>
            <w:r>
              <w:rPr>
                <w:rFonts w:ascii="Arial" w:eastAsia="Microsoft YaHei" w:hAnsi="Arial"/>
                <w:b w:val="false"/>
                <w:color w:val="263442"/>
                <w:sz w:val="18"/>
              </w:rPr>
              <w:t>林女士  13800000000（虚构）</w:t>
            </w:r>
          </w:p>
        </w:tc>
      </w:tr>
    </w:tbl>
    <w:p w14:paraId="0000001F">
      <w:pPr>
        <w:spacing w:before="160"/>
      </w:pPr>
      <w:r>
        <w:rPr>
          <w:rFonts w:ascii="Arial" w:eastAsia="Microsoft YaHei" w:hAnsi="Arial"/>
          <w:color w:val="263442"/>
          <w:sz w:val="20"/>
        </w:rPr>
        <w:t>甲乙双方在平等自愿、协商一致的基础上订立本合同。双方确认已阅读合同正文及附件，并理解正文条款与附件中相互引用的具体内容。本文仅用于软件编辑能力测试，所有主体和数据均为虚构。</w:t>
      </w:r>
    </w:p>
    <w:p w14:paraId="00000020">
      <w:pPr>
        <w:spacing w:after="60" w:before="80"/>
      </w:pPr>
      <w:r>
        <w:rPr>
          <w:rFonts w:ascii="Arial" w:eastAsia="Microsoft YaHei" w:hAnsi="Arial"/>
          <w:b/>
          <w:color w:val="263442"/>
          <w:sz w:val="18"/>
        </w:rPr>
        <w:t>合同导航：</w:t>
      </w:r>
      <w:hyperlink w:anchor="clause_2">
        <w:r>
          <w:rPr>
            <w:color w:val="0563C1"/>
            <w:u w:val="single"/>
          </w:rPr>
          <w:t>合同期限</w:t>
        </w:r>
      </w:hyperlink>
      <w:r>
        <w:rPr>
          <w:rFonts w:ascii="Arial" w:eastAsia="Microsoft YaHei" w:hAnsi="Arial"/>
          <w:b w:val="false"/>
          <w:color w:val="8794A0"/>
          <w:sz w:val="18"/>
        </w:rPr>
        <w:t xml:space="preserve">  |  </w:t>
      </w:r>
      <w:hyperlink w:anchor="clause_4">
        <w:r>
          <w:rPr>
            <w:color w:val="0563C1"/>
            <w:u w:val="single"/>
          </w:rPr>
          <w:t>岗位与地点</w:t>
        </w:r>
      </w:hyperlink>
      <w:r>
        <w:rPr>
          <w:rFonts w:ascii="Arial" w:eastAsia="Microsoft YaHei" w:hAnsi="Arial"/>
          <w:b w:val="false"/>
          <w:color w:val="8794A0"/>
          <w:sz w:val="18"/>
        </w:rPr>
        <w:t xml:space="preserve">  |  </w:t>
      </w:r>
      <w:hyperlink w:anchor="clause_6">
        <w:r>
          <w:rPr>
            <w:color w:val="0563C1"/>
            <w:u w:val="single"/>
          </w:rPr>
          <w:t>劳动报酬</w:t>
        </w:r>
      </w:hyperlink>
      <w:r>
        <w:rPr>
          <w:rFonts w:ascii="Arial" w:eastAsia="Microsoft YaHei" w:hAnsi="Arial"/>
          <w:b w:val="false"/>
          <w:color w:val="8794A0"/>
          <w:sz w:val="18"/>
        </w:rPr>
        <w:t xml:space="preserve">  |  </w:t>
      </w:r>
      <w:hyperlink w:anchor="clause_9">
        <w:r>
          <w:rPr>
            <w:color w:val="0563C1"/>
            <w:u w:val="single"/>
          </w:rPr>
          <w:t>保密与知识产权</w:t>
        </w:r>
      </w:hyperlink>
      <w:r>
        <w:rPr>
          <w:rFonts w:ascii="Arial" w:eastAsia="Microsoft YaHei" w:hAnsi="Arial"/>
          <w:b w:val="false"/>
          <w:color w:val="8794A0"/>
          <w:sz w:val="18"/>
        </w:rPr>
        <w:t xml:space="preserve">  |  </w:t>
      </w:r>
      <w:hyperlink w:anchor="annex_a">
        <w:r>
          <w:rPr>
            <w:color w:val="0563C1"/>
            <w:u w:val="single"/>
          </w:rPr>
          <w:t>附件 A</w:t>
        </w:r>
      </w:hyperlink>
      <w:r>
        <w:rPr>
          <w:rFonts w:ascii="Arial" w:eastAsia="Microsoft YaHei" w:hAnsi="Arial"/>
          <w:b w:val="false"/>
          <w:color w:val="8794A0"/>
          <w:sz w:val="18"/>
        </w:rPr>
        <w:t xml:space="preserve">  |  </w:t>
      </w:r>
      <w:hyperlink w:anchor="annex_b">
        <w:r>
          <w:rPr>
            <w:color w:val="0563C1"/>
            <w:u w:val="single"/>
          </w:rPr>
          <w:t>附件 B</w:t>
        </w:r>
      </w:hyperlink>
      <w:r>
        <w:rPr>
          <w:rFonts w:ascii="Arial" w:eastAsia="Microsoft YaHei" w:hAnsi="Arial"/>
          <w:b w:val="false"/>
          <w:color w:val="8794A0"/>
          <w:sz w:val="18"/>
        </w:rPr>
        <w:t xml:space="preserve">  |  </w:t>
      </w:r>
    </w:p>
    <w:p w14:paraId="00000021">
      <w:r>
        <w:br w:type="page"/>
      </w:r>
    </w:p>
    <w:p w14:paraId="00000022">
      <w:pPr>
        <w:pStyle w:val="Heading1"/>
      </w:pPr>
      <w:bookmarkStart w:id="10" w:name="chapter_1"/>
      <w:r>
        <w:t>第一章  合同基础与期限</w:t>
      </w:r>
      <w:bookmarkEnd w:id="10"/>
    </w:p>
    <w:p w14:paraId="00000023">
      <w:pPr>
        <w:pStyle w:val="Heading2"/>
      </w:pPr>
      <w:bookmarkStart w:id="11" w:name="clause_1"/>
      <w:r>
        <w:t>第一条  合同依据与文件构成</w:t>
      </w:r>
      <w:bookmarkEnd w:id="11"/>
    </w:p>
    <w:p w14:paraId="00000024">
      <w:pPr>
        <w:keepLines/>
        <w:spacing w:after="100"/>
      </w:pPr>
      <w:r>
        <w:rPr>
          <w:rFonts w:ascii="Arial" w:eastAsia="Microsoft YaHei" w:hAnsi="Arial"/>
          <w:b/>
          <w:color w:val="263442"/>
          <w:sz w:val="20"/>
        </w:rPr>
        <w:t xml:space="preserve">1.1  </w:t>
      </w:r>
      <w:r>
        <w:rPr>
          <w:rFonts w:ascii="Arial" w:eastAsia="Microsoft YaHei" w:hAnsi="Arial"/>
          <w:color w:val="263442"/>
          <w:sz w:val="20"/>
        </w:rPr>
        <w:t>本合同由甲方与乙方订立，约定劳动关系建立、岗位安排、劳动报酬、工作时间、休息休假、社会保险、劳动保护、培训、保密与合同终止等事项。</w:t>
      </w:r>
    </w:p>
    <w:p w14:paraId="00000025">
      <w:pPr>
        <w:keepLines/>
        <w:spacing w:after="100"/>
      </w:pPr>
      <w:commentRangeStart w:id="0"/>
      <w:r>
        <w:rPr>
          <w:rFonts w:ascii="Arial" w:eastAsia="Microsoft YaHei" w:hAnsi="Arial"/>
          <w:b/>
          <w:color w:val="263442"/>
          <w:sz w:val="20"/>
        </w:rPr>
        <w:t xml:space="preserve">1.2  </w:t>
      </w:r>
      <w:r>
        <w:rPr>
          <w:rFonts w:ascii="Arial" w:eastAsia="Microsoft YaHei" w:hAnsi="Arial"/>
          <w:color w:val="263442"/>
          <w:sz w:val="20"/>
        </w:rPr>
        <w:t>本合同正文、附件 A《薪酬与发放说明》、附件 B《岗位与办公安排》及附件 C《交接与资产清单》共同构成合同文本。各附件经双方确认后，与正文具有同等的文件完整性；正文与附件存在表述差异时，应先由双方书面确认具体适用内容。</w:t>
      </w:r>
      <w:commentRangeEnd w:id="0"/>
      <w:r>
        <w:commentReference w:id="0"/>
      </w:r>
    </w:p>
    <w:p w14:paraId="00000026">
      <w:pPr>
        <w:keepLines/>
        <w:spacing w:after="100"/>
      </w:pPr>
      <w:r>
        <w:rPr>
          <w:rFonts w:ascii="Arial" w:eastAsia="Microsoft YaHei" w:hAnsi="Arial"/>
          <w:b/>
          <w:color w:val="263442"/>
          <w:sz w:val="20"/>
        </w:rPr>
        <w:t xml:space="preserve">1.3  </w:t>
      </w:r>
      <w:r>
        <w:rPr>
          <w:rFonts w:ascii="Arial" w:eastAsia="Microsoft YaHei" w:hAnsi="Arial"/>
          <w:color w:val="263442"/>
          <w:sz w:val="20"/>
        </w:rPr>
        <w:t>甲方依法制定并向乙方公示或告知的规章制度，作为日常管理依据。规章制度不得被解释为对本合同中明确约定事项的单方改写。</w:t>
      </w:r>
    </w:p>
    <w:p w14:paraId="00000027">
      <w:pPr>
        <w:pStyle w:val="Heading2"/>
      </w:pPr>
      <w:bookmarkStart w:id="12" w:name="clause_2"/>
      <w:r>
        <w:t>第二条  合同期限与试用期</w:t>
      </w:r>
      <w:bookmarkEnd w:id="12"/>
    </w:p>
    <w:p w14:paraId="00000028">
      <w:pPr>
        <w:keepLines/>
        <w:spacing w:after="100"/>
      </w:pPr>
      <w:r>
        <w:rPr>
          <w:rFonts w:ascii="Arial" w:eastAsia="Microsoft YaHei" w:hAnsi="Arial"/>
          <w:b/>
          <w:color w:val="263442"/>
          <w:sz w:val="20"/>
        </w:rPr>
        <w:t xml:space="preserve">2.1  </w:t>
      </w:r>
      <w:r>
        <w:rPr>
          <w:rFonts w:ascii="Arial" w:eastAsia="Microsoft YaHei" w:hAnsi="Arial"/>
          <w:color w:val="263442"/>
          <w:sz w:val="20"/>
        </w:rPr>
        <w:t xml:space="preserve">本合同为固定期限劳动合同，期限自 </w:t>
      </w:r>
      <w:del w:id="91" w:author="合同修订" w:date="2026-09-26T07:24:05Z">
        <w:r>
          <w:rPr>
            <w:rFonts w:ascii="Arial" w:eastAsia="Microsoft YaHei" w:hAnsi="Arial"/>
            <w:color w:val="263442"/>
            <w:sz w:val="20"/>
          </w:rPr>
          <w:delText>2026 年 10 月 1 日</w:delText>
        </w:r>
      </w:del>
      <w:ins w:id="92" w:author="合同修订" w:date="2026-09-26T07:24:05Z">
        <w:r>
          <w:rPr>
            <w:rFonts w:ascii="Arial" w:eastAsia="Microsoft YaHei" w:hAnsi="Arial"/>
            <w:color w:val="263442"/>
            <w:sz w:val="20"/>
          </w:rPr>
          <w:t>2026 年 11 月 1 日</w:t>
        </w:r>
      </w:ins>
      <w:r>
        <w:rPr>
          <w:rFonts w:ascii="Arial" w:eastAsia="Microsoft YaHei" w:hAnsi="Arial"/>
          <w:color w:val="263442"/>
          <w:sz w:val="20"/>
        </w:rPr>
        <w:t xml:space="preserve">起至 </w:t>
      </w:r>
      <w:del w:id="93" w:author="合同修订" w:date="2026-09-26T07:24:05Z">
        <w:r>
          <w:rPr>
            <w:rFonts w:ascii="Arial" w:eastAsia="Microsoft YaHei" w:hAnsi="Arial"/>
            <w:color w:val="263442"/>
            <w:sz w:val="20"/>
          </w:rPr>
          <w:delText>2029 年 9 月 30 日</w:delText>
        </w:r>
      </w:del>
      <w:ins w:id="94" w:author="合同修订" w:date="2026-09-26T07:24:05Z">
        <w:r>
          <w:rPr>
            <w:rFonts w:ascii="Arial" w:eastAsia="Microsoft YaHei" w:hAnsi="Arial"/>
            <w:color w:val="263442"/>
            <w:sz w:val="20"/>
          </w:rPr>
          <w:t>2029 年 10 月 31 日</w:t>
        </w:r>
      </w:ins>
      <w:r>
        <w:rPr>
          <w:rFonts w:ascii="Arial" w:eastAsia="Microsoft YaHei" w:hAnsi="Arial"/>
          <w:color w:val="263442"/>
          <w:sz w:val="20"/>
        </w:rPr>
        <w:t>止。劳动关系自合同起始日起建立。</w:t>
      </w:r>
    </w:p>
    <w:p w14:paraId="00000029">
      <w:pPr>
        <w:keepLines/>
        <w:spacing w:after="100"/>
      </w:pPr>
      <w:r>
        <w:rPr>
          <w:rFonts w:ascii="Arial" w:eastAsia="Microsoft YaHei" w:hAnsi="Arial"/>
          <w:b/>
          <w:color w:val="263442"/>
          <w:sz w:val="20"/>
        </w:rPr>
        <w:t xml:space="preserve">2.2  </w:t>
      </w:r>
      <w:r>
        <w:rPr>
          <w:rFonts w:ascii="Arial" w:eastAsia="Microsoft YaHei" w:hAnsi="Arial"/>
          <w:color w:val="263442"/>
          <w:sz w:val="20"/>
        </w:rPr>
        <w:t>试用期为</w:t>
      </w:r>
      <w:del w:id="95" w:author="合同修订" w:date="2026-09-26T07:24:05Z">
        <w:r>
          <w:rPr>
            <w:rFonts w:ascii="Arial" w:eastAsia="Microsoft YaHei" w:hAnsi="Arial"/>
            <w:color w:val="263442"/>
            <w:sz w:val="20"/>
          </w:rPr>
          <w:delText>六个月</w:delText>
        </w:r>
      </w:del>
      <w:ins w:id="96" w:author="合同修订" w:date="2026-09-26T07:24:05Z">
        <w:r>
          <w:rPr>
            <w:rFonts w:ascii="Arial" w:eastAsia="Microsoft YaHei" w:hAnsi="Arial"/>
            <w:color w:val="263442"/>
            <w:sz w:val="20"/>
          </w:rPr>
          <w:t>三个月</w:t>
        </w:r>
      </w:ins>
      <w:r>
        <w:rPr>
          <w:rFonts w:ascii="Arial" w:eastAsia="Microsoft YaHei" w:hAnsi="Arial"/>
          <w:color w:val="263442"/>
          <w:sz w:val="20"/>
        </w:rPr>
        <w:t xml:space="preserve">，自 </w:t>
      </w:r>
      <w:del w:id="97" w:author="合同修订" w:date="2026-09-26T07:24:05Z">
        <w:r>
          <w:rPr>
            <w:rFonts w:ascii="Arial" w:eastAsia="Microsoft YaHei" w:hAnsi="Arial"/>
            <w:color w:val="263442"/>
            <w:sz w:val="20"/>
          </w:rPr>
          <w:delText>2026 年 10 月 1 日</w:delText>
        </w:r>
      </w:del>
      <w:ins w:id="98" w:author="合同修订" w:date="2026-09-26T07:24:05Z">
        <w:r>
          <w:rPr>
            <w:rFonts w:ascii="Arial" w:eastAsia="Microsoft YaHei" w:hAnsi="Arial"/>
            <w:color w:val="263442"/>
            <w:sz w:val="20"/>
          </w:rPr>
          <w:t>2026 年 11 月 1 日</w:t>
        </w:r>
      </w:ins>
      <w:r>
        <w:rPr>
          <w:rFonts w:ascii="Arial" w:eastAsia="Microsoft YaHei" w:hAnsi="Arial"/>
          <w:color w:val="263442"/>
          <w:sz w:val="20"/>
        </w:rPr>
        <w:t xml:space="preserve">起至 </w:t>
      </w:r>
      <w:del w:id="99" w:author="合同修订" w:date="2026-09-26T07:24:05Z">
        <w:r>
          <w:rPr>
            <w:rFonts w:ascii="Arial" w:eastAsia="Microsoft YaHei" w:hAnsi="Arial"/>
            <w:color w:val="263442"/>
            <w:sz w:val="20"/>
          </w:rPr>
          <w:delText>2027 年 3 月 31 日</w:delText>
        </w:r>
      </w:del>
      <w:ins w:id="100" w:author="合同修订" w:date="2026-09-26T07:24:05Z">
        <w:r>
          <w:rPr>
            <w:rFonts w:ascii="Arial" w:eastAsia="Microsoft YaHei" w:hAnsi="Arial"/>
            <w:color w:val="263442"/>
            <w:sz w:val="20"/>
          </w:rPr>
          <w:t>2027 年 1 月 31 日</w:t>
        </w:r>
      </w:ins>
      <w:r>
        <w:rPr>
          <w:rFonts w:ascii="Arial" w:eastAsia="Microsoft YaHei" w:hAnsi="Arial"/>
          <w:color w:val="263442"/>
          <w:sz w:val="20"/>
        </w:rPr>
        <w:t>止。试用期计入合同期限。甲方应围绕本合同约定岗位职责、合理工作要求及已告知的考核标准开展评价，并向乙方说明评价结果。</w:t>
      </w:r>
    </w:p>
    <w:p w14:paraId="0000002A">
      <w:pPr>
        <w:keepLines/>
        <w:spacing w:after="100"/>
      </w:pPr>
      <w:r>
        <w:rPr>
          <w:rFonts w:ascii="Arial" w:eastAsia="Microsoft YaHei" w:hAnsi="Arial"/>
          <w:b/>
          <w:color w:val="263442"/>
          <w:sz w:val="20"/>
        </w:rPr>
        <w:t xml:space="preserve">2.3  </w:t>
      </w:r>
      <w:r>
        <w:rPr>
          <w:rFonts w:ascii="Arial" w:eastAsia="Microsoft YaHei" w:hAnsi="Arial"/>
          <w:color w:val="263442"/>
          <w:sz w:val="20"/>
        </w:rPr>
        <w:t>试用期内，乙方依法享有劳动报酬、休息休假、社会保险及劳动保护等权利。试用期工资及其构成见第六条与附件 A；试用期届满后的岗位安排不因培养计划或阶段性绩效回顾自动改变。</w:t>
      </w:r>
    </w:p>
    <w:p w14:paraId="0000002B">
      <w:pPr>
        <w:keepLines/>
        <w:spacing w:after="100"/>
      </w:pPr>
      <w:r>
        <w:rPr>
          <w:rFonts w:ascii="Arial" w:eastAsia="Microsoft YaHei" w:hAnsi="Arial"/>
          <w:b/>
          <w:color w:val="263442"/>
          <w:sz w:val="20"/>
        </w:rPr>
        <w:t xml:space="preserve">2.4  </w:t>
      </w:r>
      <w:r>
        <w:rPr>
          <w:rFonts w:ascii="Arial" w:eastAsia="Microsoft YaHei" w:hAnsi="Arial"/>
          <w:color w:val="263442"/>
          <w:sz w:val="20"/>
        </w:rPr>
        <w:t>合同期满前，双方可就续订事宜进行协商。续订或变更应采用书面形式。合同期满、续订协商、工作交接的办理不影响依法应履行的程序。</w:t>
      </w:r>
    </w:p>
    <w:p w14:paraId="0000002C">
      <w:pPr>
        <w:pStyle w:val="Heading1"/>
      </w:pPr>
      <w:bookmarkStart w:id="20" w:name="chapter_2"/>
      <w:r>
        <w:t>第二章  工作内容与工作安排</w:t>
      </w:r>
      <w:bookmarkEnd w:id="20"/>
    </w:p>
    <w:p w14:paraId="0000002D">
      <w:pPr>
        <w:pStyle w:val="Heading2"/>
      </w:pPr>
      <w:bookmarkStart w:id="21" w:name="clause_3"/>
      <w:r>
        <w:t>第三条  岗位职责与工作成果</w:t>
      </w:r>
      <w:bookmarkEnd w:id="21"/>
    </w:p>
    <w:p w14:paraId="0000002E">
      <w:pPr>
        <w:keepLines/>
        <w:spacing w:after="100"/>
      </w:pPr>
      <w:r>
        <w:rPr>
          <w:rFonts w:ascii="Arial" w:eastAsia="Microsoft YaHei" w:hAnsi="Arial"/>
          <w:b/>
          <w:color w:val="263442"/>
          <w:sz w:val="20"/>
        </w:rPr>
        <w:t xml:space="preserve">3.1  </w:t>
      </w:r>
      <w:r>
        <w:rPr>
          <w:rFonts w:ascii="Arial" w:eastAsia="Microsoft YaHei" w:hAnsi="Arial"/>
          <w:color w:val="263442"/>
          <w:sz w:val="20"/>
        </w:rPr>
        <w:t>乙方岗位为</w:t>
      </w:r>
      <w:del w:id="101" w:author="合同修订" w:date="2026-09-26T07:24:05Z">
        <w:r>
          <w:rPr>
            <w:rFonts w:ascii="Arial" w:eastAsia="Microsoft YaHei" w:hAnsi="Arial"/>
            <w:color w:val="263442"/>
            <w:sz w:val="20"/>
          </w:rPr>
          <w:delText>高级运维分析师</w:delText>
        </w:r>
      </w:del>
      <w:ins w:id="102" w:author="合同修订" w:date="2026-09-26T07:24:05Z">
        <w:r>
          <w:rPr>
            <w:rFonts w:ascii="Arial" w:eastAsia="Microsoft YaHei" w:hAnsi="Arial"/>
            <w:color w:val="263442"/>
            <w:sz w:val="20"/>
          </w:rPr>
          <w:t>数据运营专员</w:t>
        </w:r>
      </w:ins>
      <w:r>
        <w:rPr>
          <w:rFonts w:ascii="Arial" w:eastAsia="Microsoft YaHei" w:hAnsi="Arial"/>
          <w:color w:val="263442"/>
          <w:sz w:val="20"/>
        </w:rPr>
        <w:t>，职级为 P4，所属部门为</w:t>
      </w:r>
      <w:del w:id="103" w:author="合同修订" w:date="2026-09-26T07:24:05Z">
        <w:r>
          <w:rPr>
            <w:rFonts w:ascii="Arial" w:eastAsia="Microsoft YaHei" w:hAnsi="Arial"/>
            <w:color w:val="263442"/>
            <w:sz w:val="20"/>
          </w:rPr>
          <w:delText>云平台组</w:delText>
        </w:r>
      </w:del>
      <w:ins w:id="104" w:author="合同修订" w:date="2026-09-26T07:24:05Z">
        <w:r>
          <w:rPr>
            <w:rFonts w:ascii="Arial" w:eastAsia="Microsoft YaHei" w:hAnsi="Arial"/>
            <w:color w:val="263442"/>
            <w:sz w:val="20"/>
          </w:rPr>
          <w:t>数据治理组</w:t>
        </w:r>
      </w:ins>
      <w:r>
        <w:rPr>
          <w:rFonts w:ascii="Arial" w:eastAsia="Microsoft YaHei" w:hAnsi="Arial"/>
          <w:color w:val="263442"/>
          <w:sz w:val="20"/>
        </w:rPr>
        <w:t>，直接汇报对象为平台平台主管。岗位职责包括生产运行分析、变更风险复核、服务指标跟踪、故障复盘材料整理及跨团队协作。具体职责见附件 B。</w:t>
      </w:r>
    </w:p>
    <w:p w14:paraId="0000002F">
      <w:pPr>
        <w:keepLines/>
        <w:spacing w:after="100"/>
      </w:pPr>
      <w:r>
        <w:rPr>
          <w:rFonts w:ascii="Arial" w:eastAsia="Microsoft YaHei" w:hAnsi="Arial"/>
          <w:b/>
          <w:color w:val="263442"/>
          <w:sz w:val="20"/>
        </w:rPr>
        <w:t xml:space="preserve">3.2  </w:t>
      </w:r>
      <w:r>
        <w:rPr>
          <w:rFonts w:ascii="Arial" w:eastAsia="Microsoft YaHei" w:hAnsi="Arial"/>
          <w:color w:val="263442"/>
          <w:sz w:val="20"/>
        </w:rPr>
        <w:t>甲方可根据业务需要，在不违反法律法规且与乙方协商一致的基础上调整工作任务。岗位职责的实质变更、薪酬标准的变更或工作地点的变更，应依法协商并书面确认。</w:t>
      </w:r>
    </w:p>
    <w:p w14:paraId="00000030">
      <w:pPr>
        <w:keepLines/>
        <w:spacing w:after="100"/>
      </w:pPr>
      <w:r>
        <w:rPr>
          <w:rFonts w:ascii="Arial" w:eastAsia="Microsoft YaHei" w:hAnsi="Arial"/>
          <w:b/>
          <w:color w:val="263442"/>
          <w:sz w:val="20"/>
        </w:rPr>
        <w:t xml:space="preserve">3.3  </w:t>
      </w:r>
      <w:r>
        <w:rPr>
          <w:rFonts w:ascii="Arial" w:eastAsia="Microsoft YaHei" w:hAnsi="Arial"/>
          <w:color w:val="263442"/>
          <w:sz w:val="20"/>
        </w:rPr>
        <w:t>乙方按合理工作要求提交分析报告、运行记录和交接材料。工作成果的验收依据以项目说明、任务单或双方确认的交付清单为准；内部计划中的三个月培养回顾只是培训安排，不是劳动合同试用期。</w:t>
      </w:r>
    </w:p>
    <w:p w14:paraId="00000031">
      <w:pPr>
        <w:keepLines/>
        <w:spacing w:after="100"/>
      </w:pPr>
      <w:r>
        <w:rPr>
          <w:rFonts w:ascii="Arial" w:eastAsia="Microsoft YaHei" w:hAnsi="Arial"/>
          <w:b/>
          <w:color w:val="263442"/>
          <w:sz w:val="20"/>
        </w:rPr>
        <w:t xml:space="preserve">3.4  </w:t>
      </w:r>
      <w:r>
        <w:rPr>
          <w:rFonts w:ascii="Arial" w:eastAsia="Microsoft YaHei" w:hAnsi="Arial"/>
          <w:color w:val="263442"/>
          <w:sz w:val="20"/>
        </w:rPr>
        <w:t>乙方有权了解与本人岗位有关的流程、信息系统权限、安全要求和绩效评价标准。甲方应为乙方提供履行岗位职责所需的必要资源，并对可能影响劳动安全的事项进行说明。</w:t>
      </w:r>
    </w:p>
    <w:p w14:paraId="00000032">
      <w:pPr>
        <w:pStyle w:val="Heading2"/>
      </w:pPr>
      <w:bookmarkStart w:id="22" w:name="clause_4"/>
      <w:r>
        <w:t>第四条  工作地点与出差安排</w:t>
      </w:r>
      <w:bookmarkEnd w:id="22"/>
    </w:p>
    <w:p w14:paraId="00000033">
      <w:pPr>
        <w:keepLines/>
        <w:spacing w:after="100"/>
      </w:pPr>
      <w:r>
        <w:rPr>
          <w:rFonts w:ascii="Arial" w:eastAsia="Microsoft YaHei" w:hAnsi="Arial"/>
          <w:b/>
          <w:color w:val="263442"/>
          <w:sz w:val="20"/>
        </w:rPr>
        <w:t xml:space="preserve">4.1  </w:t>
      </w:r>
      <w:r>
        <w:rPr>
          <w:rFonts w:ascii="Arial" w:eastAsia="Microsoft YaHei" w:hAnsi="Arial"/>
          <w:color w:val="263442"/>
          <w:sz w:val="20"/>
        </w:rPr>
        <w:t>乙方日常工作地点为</w:t>
      </w:r>
      <w:del w:id="105" w:author="合同修订" w:date="2026-09-26T07:24:05Z">
        <w:r>
          <w:rPr>
            <w:rFonts w:ascii="Arial" w:eastAsia="Microsoft YaHei" w:hAnsi="Arial"/>
            <w:color w:val="263442"/>
            <w:sz w:val="20"/>
          </w:rPr>
          <w:delText>上海市浦东新区云桥路 168 号澄海中心 8 层</w:delText>
        </w:r>
      </w:del>
      <w:ins w:id="106" w:author="合同修订" w:date="2026-09-26T07:24:05Z">
        <w:r>
          <w:rPr>
            <w:rFonts w:ascii="Arial" w:eastAsia="Microsoft YaHei" w:hAnsi="Arial"/>
            <w:color w:val="263442"/>
            <w:sz w:val="20"/>
          </w:rPr>
          <w:t>上海市浦东新区龙井路 88 号海悦中心 5 层</w:t>
        </w:r>
      </w:ins>
      <w:r>
        <w:rPr>
          <w:rFonts w:ascii="Arial" w:eastAsia="Microsoft YaHei" w:hAnsi="Arial"/>
          <w:color w:val="263442"/>
          <w:sz w:val="20"/>
        </w:rPr>
        <w:t>（甲方上海总部）。该地址作为合同约定的常规办公地点记载于附件 B。</w:t>
      </w:r>
    </w:p>
    <w:p w14:paraId="00000034">
      <w:pPr>
        <w:keepLines/>
        <w:spacing w:after="100"/>
      </w:pPr>
      <w:r>
        <w:rPr>
          <w:rFonts w:ascii="Arial" w:eastAsia="Microsoft YaHei" w:hAnsi="Arial"/>
          <w:b/>
          <w:color w:val="263442"/>
          <w:sz w:val="20"/>
        </w:rPr>
        <w:t xml:space="preserve">4.2  </w:t>
      </w:r>
      <w:r>
        <w:rPr>
          <w:rFonts w:ascii="Arial" w:eastAsia="Microsoft YaHei" w:hAnsi="Arial"/>
          <w:color w:val="263442"/>
          <w:sz w:val="20"/>
        </w:rPr>
        <w:t>因项目需要安排的临时出差，应说明任务、地点、期限及费用报销方式。甲方不得以应急集合点或客户现场登记地址替代本合同记载的常规办公地点。</w:t>
      </w:r>
    </w:p>
    <w:p w14:paraId="00000035">
      <w:pPr>
        <w:keepLines/>
        <w:spacing w:after="100"/>
      </w:pPr>
      <w:r>
        <w:rPr>
          <w:rFonts w:ascii="Arial" w:eastAsia="Microsoft YaHei" w:hAnsi="Arial"/>
          <w:b/>
          <w:color w:val="263442"/>
          <w:sz w:val="20"/>
        </w:rPr>
        <w:t xml:space="preserve">4.3  </w:t>
      </w:r>
      <w:r>
        <w:rPr>
          <w:rFonts w:ascii="Arial" w:eastAsia="Microsoft YaHei" w:hAnsi="Arial"/>
          <w:color w:val="263442"/>
          <w:sz w:val="20"/>
        </w:rPr>
        <w:t>甲方可结合业务安排远程办公或在同一城市内的临时协作地点工作，并应明确工作时间、信息安全和考勤要求。常规办公地点变更应由双方协商并留存书面记录。</w:t>
      </w:r>
    </w:p>
    <w:p w14:paraId="00000036">
      <w:pPr>
        <w:pStyle w:val="Heading2"/>
      </w:pPr>
      <w:bookmarkStart w:id="23" w:name="clause_5"/>
      <w:r>
        <w:t>第五条  工作时间、休息休假</w:t>
      </w:r>
      <w:bookmarkEnd w:id="23"/>
    </w:p>
    <w:p w14:paraId="00000037">
      <w:pPr>
        <w:keepLines/>
        <w:spacing w:after="100"/>
      </w:pPr>
      <w:r>
        <w:rPr>
          <w:rFonts w:ascii="Arial" w:eastAsia="Microsoft YaHei" w:hAnsi="Arial"/>
          <w:b/>
          <w:color w:val="263442"/>
          <w:sz w:val="20"/>
        </w:rPr>
        <w:t xml:space="preserve">5.1  </w:t>
      </w:r>
      <w:r>
        <w:rPr>
          <w:rFonts w:ascii="Arial" w:eastAsia="Microsoft YaHei" w:hAnsi="Arial"/>
          <w:color w:val="263442"/>
          <w:sz w:val="20"/>
        </w:rPr>
        <w:t>甲方实行标准工时制，原则上每日工作八小时、每周工作五日。具体上下班时间、休息日安排及考勤方式，依依法制定并公示的制度执行。确需依法实行其他工时制度的，应履行相应程序。</w:t>
      </w:r>
    </w:p>
    <w:p w14:paraId="00000038">
      <w:pPr>
        <w:keepLines/>
        <w:spacing w:after="100"/>
      </w:pPr>
      <w:r>
        <w:rPr>
          <w:rFonts w:ascii="Arial" w:eastAsia="Microsoft YaHei" w:hAnsi="Arial"/>
          <w:b/>
          <w:color w:val="263442"/>
          <w:sz w:val="20"/>
        </w:rPr>
        <w:t xml:space="preserve">5.2  </w:t>
      </w:r>
      <w:r>
        <w:rPr>
          <w:rFonts w:ascii="Arial" w:eastAsia="Microsoft YaHei" w:hAnsi="Arial"/>
          <w:color w:val="263442"/>
          <w:sz w:val="20"/>
        </w:rPr>
        <w:t>甲方因工作需要安排延长工作时间或休息日、法定节假日工作的，应依法履行审批或协商程序，并依法安排补休或支付相应报酬。乙方不得因拒绝未经确认的非紧急加班而被视为违反岗位职责。</w:t>
      </w:r>
    </w:p>
    <w:p w14:paraId="00000039">
      <w:pPr>
        <w:keepLines/>
        <w:spacing w:after="100"/>
      </w:pPr>
      <w:r>
        <w:rPr>
          <w:rFonts w:ascii="Arial" w:eastAsia="Microsoft YaHei" w:hAnsi="Arial"/>
          <w:b/>
          <w:color w:val="263442"/>
          <w:sz w:val="20"/>
        </w:rPr>
        <w:t xml:space="preserve">5.3  </w:t>
      </w:r>
      <w:r>
        <w:rPr>
          <w:rFonts w:ascii="Arial" w:eastAsia="Microsoft YaHei" w:hAnsi="Arial"/>
          <w:color w:val="263442"/>
          <w:sz w:val="20"/>
        </w:rPr>
        <w:t>乙方依法享有法定节假日、年休假、婚假、产假、陪产假、病假及其他依法规定的假期。休假申请、证明材料和交接要求按甲方已公示制度办理；制度中的两日跨年结转上限属于假期管理规则，不代表乙方的年休假天数。</w:t>
      </w:r>
    </w:p>
    <w:p w14:paraId="0000003A">
      <w:pPr>
        <w:keepLines/>
        <w:spacing w:after="100"/>
      </w:pPr>
      <w:r>
        <w:rPr>
          <w:rFonts w:ascii="Arial" w:eastAsia="Microsoft YaHei" w:hAnsi="Arial"/>
          <w:b/>
          <w:color w:val="263442"/>
          <w:sz w:val="20"/>
        </w:rPr>
        <w:t xml:space="preserve">5.4  </w:t>
      </w:r>
      <w:r>
        <w:rPr>
          <w:rFonts w:ascii="Arial" w:eastAsia="Microsoft YaHei" w:hAnsi="Arial"/>
          <w:color w:val="263442"/>
          <w:sz w:val="20"/>
        </w:rPr>
        <w:t>乙方应在合理范围内配合工作交接和紧急故障响应。甲方应建立值班安排并明确轮值周期、响应方式和补偿安排；本条不构成无边界的待命义务。</w:t>
      </w:r>
    </w:p>
    <w:p w14:paraId="0000003B">
      <w:pPr>
        <w:pStyle w:val="Heading1"/>
      </w:pPr>
      <w:bookmarkStart w:id="30" w:name="chapter_3"/>
      <w:r>
        <w:t>第三章  劳动报酬与社会保障</w:t>
      </w:r>
      <w:bookmarkEnd w:id="30"/>
    </w:p>
    <w:p w14:paraId="0000003C">
      <w:pPr>
        <w:pStyle w:val="Heading2"/>
      </w:pPr>
      <w:bookmarkStart w:id="31" w:name="clause_6"/>
      <w:r>
        <w:t>第六条  工资结构、支付与扣缴情形</w:t>
      </w:r>
      <w:bookmarkEnd w:id="31"/>
    </w:p>
    <w:p w14:paraId="0000003D">
      <w:pPr>
        <w:keepLines/>
        <w:spacing w:after="100"/>
      </w:pPr>
      <w:r>
        <w:rPr>
          <w:rFonts w:ascii="Arial" w:eastAsia="Microsoft YaHei" w:hAnsi="Arial"/>
          <w:b/>
          <w:color w:val="263442"/>
          <w:sz w:val="20"/>
        </w:rPr>
        <w:t xml:space="preserve">6.1  </w:t>
      </w:r>
      <w:r>
        <w:rPr>
          <w:rFonts w:ascii="Arial" w:eastAsia="Microsoft YaHei" w:hAnsi="Arial"/>
          <w:color w:val="263442"/>
          <w:sz w:val="20"/>
        </w:rPr>
        <w:t xml:space="preserve">乙方转正后的税前月基本工资为人民币 </w:t>
      </w:r>
      <w:del w:id="107" w:author="合同修订" w:date="2026-09-26T07:24:05Z">
        <w:r>
          <w:rPr>
            <w:rFonts w:ascii="Arial" w:eastAsia="Microsoft YaHei" w:hAnsi="Arial"/>
            <w:color w:val="263442"/>
            <w:sz w:val="20"/>
          </w:rPr>
          <w:delText>18,800 元</w:delText>
        </w:r>
      </w:del>
      <w:ins w:id="108" w:author="合同修订" w:date="2026-09-26T07:24:05Z">
        <w:r>
          <w:rPr>
            <w:rFonts w:ascii="Arial" w:eastAsia="Microsoft YaHei" w:hAnsi="Arial"/>
            <w:color w:val="263442"/>
            <w:sz w:val="20"/>
          </w:rPr>
          <w:t>20,800 元</w:t>
        </w:r>
      </w:ins>
      <w:r>
        <w:rPr>
          <w:rFonts w:ascii="Arial" w:eastAsia="Microsoft YaHei" w:hAnsi="Arial"/>
          <w:color w:val="263442"/>
          <w:sz w:val="20"/>
        </w:rPr>
        <w:t>（大写：</w:t>
      </w:r>
      <w:del w:id="109" w:author="合同修订" w:date="2026-09-26T07:24:05Z">
        <w:r>
          <w:rPr>
            <w:rFonts w:ascii="Arial" w:eastAsia="Microsoft YaHei" w:hAnsi="Arial"/>
            <w:color w:val="263442"/>
            <w:sz w:val="20"/>
          </w:rPr>
          <w:delText>壹万捌仟捌佰元整</w:delText>
        </w:r>
      </w:del>
      <w:ins w:id="110" w:author="合同修订" w:date="2026-09-26T07:24:05Z">
        <w:r>
          <w:rPr>
            <w:rFonts w:ascii="Arial" w:eastAsia="Microsoft YaHei" w:hAnsi="Arial"/>
            <w:color w:val="263442"/>
            <w:sz w:val="20"/>
          </w:rPr>
          <w:t>贰万零捌佰元整</w:t>
        </w:r>
      </w:ins>
      <w:r>
        <w:rPr>
          <w:rFonts w:ascii="Arial" w:eastAsia="Microsoft YaHei" w:hAnsi="Arial"/>
          <w:color w:val="263442"/>
          <w:sz w:val="20"/>
        </w:rPr>
        <w:t>）。基本工资按月支付，甲方于次月 10 日前支付至乙方指定账户；遇法定休息日或节假日，按依法确定的发薪安排办理。</w:t>
      </w:r>
    </w:p>
    <w:p w14:paraId="0000003E">
      <w:pPr>
        <w:keepLines/>
        <w:spacing w:after="100"/>
      </w:pPr>
      <w:r>
        <w:rPr>
          <w:rFonts w:ascii="Arial" w:eastAsia="Microsoft YaHei" w:hAnsi="Arial"/>
          <w:b/>
          <w:color w:val="263442"/>
          <w:sz w:val="20"/>
        </w:rPr>
        <w:t xml:space="preserve">6.2  </w:t>
      </w:r>
      <w:r>
        <w:rPr>
          <w:rFonts w:ascii="Arial" w:eastAsia="Microsoft YaHei" w:hAnsi="Arial"/>
          <w:color w:val="263442"/>
          <w:sz w:val="20"/>
        </w:rPr>
        <w:t xml:space="preserve">乙方试用期税前月工资为转正后基本工资的百分之八十，即人民币 </w:t>
      </w:r>
      <w:del w:id="111" w:author="合同修订" w:date="2026-09-26T07:24:05Z">
        <w:r>
          <w:rPr>
            <w:rFonts w:ascii="Arial" w:eastAsia="Microsoft YaHei" w:hAnsi="Arial"/>
            <w:color w:val="263442"/>
            <w:sz w:val="20"/>
          </w:rPr>
          <w:delText>15,040 元</w:delText>
        </w:r>
      </w:del>
      <w:ins w:id="112" w:author="合同修订" w:date="2026-09-26T07:24:05Z">
        <w:r>
          <w:rPr>
            <w:rFonts w:ascii="Arial" w:eastAsia="Microsoft YaHei" w:hAnsi="Arial"/>
            <w:color w:val="263442"/>
            <w:sz w:val="20"/>
          </w:rPr>
          <w:t>16,640 元</w:t>
        </w:r>
      </w:ins>
      <w:r>
        <w:rPr>
          <w:rFonts w:ascii="Arial" w:eastAsia="Microsoft YaHei" w:hAnsi="Arial"/>
          <w:color w:val="263442"/>
          <w:sz w:val="20"/>
        </w:rPr>
        <w:t>。该金额按本合同现有基本工资计算。基本工资、试用期工资及附件 A 所列构成应相互一致；未在本合同约定的项目不得被默认包含于基本工资。</w:t>
      </w:r>
    </w:p>
    <w:p w14:paraId="0000003F">
      <w:pPr>
        <w:keepLines/>
        <w:spacing w:after="100"/>
      </w:pPr>
      <w:r>
        <w:rPr>
          <w:rFonts w:ascii="Arial" w:eastAsia="Microsoft YaHei" w:hAnsi="Arial"/>
          <w:b/>
          <w:color w:val="263442"/>
          <w:sz w:val="20"/>
        </w:rPr>
        <w:t xml:space="preserve">6.3  </w:t>
      </w:r>
      <w:r>
        <w:rPr>
          <w:rFonts w:ascii="Arial" w:eastAsia="Microsoft YaHei" w:hAnsi="Arial"/>
          <w:color w:val="263442"/>
          <w:sz w:val="20"/>
        </w:rPr>
        <w:t>甲方可根据实际出勤和依法应扣项目代扣代缴个人所得税及个人承担的社会保险、公积金部分，并向乙方提供工资清单。工资支付记录应列明基本工资、津贴、依法计发的加班工资及其他实际支付项目。</w:t>
      </w:r>
    </w:p>
    <w:p w14:paraId="00000040">
      <w:pPr>
        <w:keepLines/>
        <w:spacing w:after="100"/>
      </w:pPr>
      <w:r>
        <w:rPr>
          <w:rFonts w:ascii="Arial" w:eastAsia="Microsoft YaHei" w:hAnsi="Arial"/>
          <w:b/>
          <w:color w:val="263442"/>
          <w:sz w:val="20"/>
        </w:rPr>
        <w:t xml:space="preserve">6.4  </w:t>
      </w:r>
      <w:r>
        <w:rPr>
          <w:rFonts w:ascii="Arial" w:eastAsia="Microsoft YaHei" w:hAnsi="Arial"/>
          <w:color w:val="263442"/>
          <w:sz w:val="20"/>
        </w:rPr>
        <w:t>交通津贴为税前每月人民币 800 元，按考勤和报销制度发放。该津贴与第六条约定的月基本工资分别列示；不得因基本工资调整而自动改变津贴数额。</w:t>
      </w:r>
    </w:p>
    <w:p w14:paraId="00000041">
      <w:pPr>
        <w:keepLines/>
        <w:spacing w:after="100"/>
      </w:pPr>
      <w:r>
        <w:rPr>
          <w:rFonts w:ascii="Arial" w:eastAsia="Microsoft YaHei" w:hAnsi="Arial"/>
          <w:b/>
          <w:color w:val="263442"/>
          <w:sz w:val="20"/>
        </w:rPr>
        <w:t xml:space="preserve">6.5  </w:t>
      </w:r>
      <w:r>
        <w:rPr>
          <w:rFonts w:ascii="Arial" w:eastAsia="Microsoft YaHei" w:hAnsi="Arial"/>
          <w:color w:val="263442"/>
          <w:sz w:val="20"/>
        </w:rPr>
        <w:t>绩效奖金依据经告知的考核周期、指标、计算规则及实际考核结果确定。年度目标奖金参考额为人民币 18,800 元，属于目标参考金额，不是保证支付金额，也不得与月基本工资混同。</w:t>
      </w:r>
    </w:p>
    <w:p w14:paraId="00000042">
      <w:pPr>
        <w:keepLines/>
        <w:spacing w:after="100"/>
      </w:pPr>
      <w:r>
        <w:rPr>
          <w:rFonts w:ascii="Arial" w:eastAsia="Microsoft YaHei" w:hAnsi="Arial"/>
          <w:b/>
          <w:color w:val="263442"/>
          <w:sz w:val="20"/>
        </w:rPr>
        <w:t xml:space="preserve">6.6  </w:t>
      </w:r>
      <w:r>
        <w:rPr>
          <w:rFonts w:ascii="Arial" w:eastAsia="Microsoft YaHei" w:hAnsi="Arial"/>
          <w:color w:val="263442"/>
          <w:sz w:val="20"/>
        </w:rPr>
        <w:t>任何工资结构调整均应依法协商并书面确认。工资条、预算表或内部成本表中的同名数字不当然构成本合同变更；附件 A 的薪酬表仅复述本条中明确约定的组成。</w:t>
      </w:r>
    </w:p>
    <w:p w14:paraId="00000043">
      <w:pPr>
        <w:pStyle w:val="Heading2"/>
      </w:pPr>
      <w:bookmarkStart w:id="32" w:name="clause_7"/>
      <w:r>
        <w:t>第七条  社会保险与福利</w:t>
      </w:r>
      <w:bookmarkEnd w:id="32"/>
    </w:p>
    <w:p w14:paraId="00000044">
      <w:pPr>
        <w:keepLines/>
        <w:spacing w:after="100"/>
      </w:pPr>
      <w:r>
        <w:rPr>
          <w:rFonts w:ascii="Arial" w:eastAsia="Microsoft YaHei" w:hAnsi="Arial"/>
          <w:b/>
          <w:color w:val="263442"/>
          <w:sz w:val="20"/>
        </w:rPr>
        <w:t xml:space="preserve">7.1  </w:t>
      </w:r>
      <w:r>
        <w:rPr>
          <w:rFonts w:ascii="Arial" w:eastAsia="Microsoft YaHei" w:hAnsi="Arial"/>
          <w:color w:val="263442"/>
          <w:sz w:val="20"/>
        </w:rPr>
        <w:t>甲方按国家和工作地规定为乙方办理社会保险及住房公积金相关手续，双方依法承担各自应缴部分。缴费基数、比例及办理时间依适用规定和主管部门要求执行。</w:t>
      </w:r>
    </w:p>
    <w:p w14:paraId="00000045">
      <w:pPr>
        <w:keepLines/>
        <w:spacing w:after="100"/>
      </w:pPr>
      <w:r>
        <w:rPr>
          <w:rFonts w:ascii="Arial" w:eastAsia="Microsoft YaHei" w:hAnsi="Arial"/>
          <w:b/>
          <w:color w:val="263442"/>
          <w:sz w:val="20"/>
        </w:rPr>
        <w:t xml:space="preserve">7.2  </w:t>
      </w:r>
      <w:r>
        <w:rPr>
          <w:rFonts w:ascii="Arial" w:eastAsia="Microsoft YaHei" w:hAnsi="Arial"/>
          <w:color w:val="263442"/>
          <w:sz w:val="20"/>
        </w:rPr>
        <w:t>乙方应如实提供办理参保所需资料。甲方不得要求乙方放弃依法参加社会保险的权利，也不得以商业保险、现金补贴或其他福利替代依法应办理的社会保险。</w:t>
      </w:r>
    </w:p>
    <w:p w14:paraId="00000046">
      <w:pPr>
        <w:keepLines/>
        <w:spacing w:after="100"/>
      </w:pPr>
      <w:r>
        <w:rPr>
          <w:rFonts w:ascii="Arial" w:eastAsia="Microsoft YaHei" w:hAnsi="Arial"/>
          <w:b/>
          <w:color w:val="263442"/>
          <w:sz w:val="20"/>
        </w:rPr>
        <w:t xml:space="preserve">7.3  </w:t>
      </w:r>
      <w:r>
        <w:rPr>
          <w:rFonts w:ascii="Arial" w:eastAsia="Microsoft YaHei" w:hAnsi="Arial"/>
          <w:color w:val="263442"/>
          <w:sz w:val="20"/>
        </w:rPr>
        <w:t>餐饮、体检、培训和办公设备属于依制度或实际安排提供的福利或工作条件，具体项目见附件 A 或甲方已公示制度。培训预算上限人民币 18,800 元是年度部门预算参考，不是乙方工资或个人培训服务费。</w:t>
      </w:r>
    </w:p>
    <w:p w14:paraId="00000047">
      <w:pPr>
        <w:pStyle w:val="Heading1"/>
      </w:pPr>
      <w:bookmarkStart w:id="40" w:name="chapter_4"/>
      <w:r>
        <w:t>第四章  劳动保护与信息管理</w:t>
      </w:r>
      <w:bookmarkEnd w:id="40"/>
    </w:p>
    <w:p w14:paraId="00000048">
      <w:pPr>
        <w:pStyle w:val="Heading2"/>
      </w:pPr>
      <w:bookmarkStart w:id="41" w:name="clause_8"/>
      <w:r>
        <w:t>第八条  劳动保护、职业健康与设备</w:t>
      </w:r>
      <w:bookmarkEnd w:id="41"/>
    </w:p>
    <w:p w14:paraId="00000049">
      <w:pPr>
        <w:keepLines/>
        <w:spacing w:after="100"/>
      </w:pPr>
      <w:r>
        <w:rPr>
          <w:rFonts w:ascii="Arial" w:eastAsia="Microsoft YaHei" w:hAnsi="Arial"/>
          <w:b/>
          <w:color w:val="263442"/>
          <w:sz w:val="20"/>
        </w:rPr>
        <w:t xml:space="preserve">8.1  </w:t>
      </w:r>
      <w:r>
        <w:rPr>
          <w:rFonts w:ascii="Arial" w:eastAsia="Microsoft YaHei" w:hAnsi="Arial"/>
          <w:color w:val="263442"/>
          <w:sz w:val="20"/>
        </w:rPr>
        <w:t>甲方应提供符合岗位需要的办公环境、劳动保护条件及必要的安全培训。涉及客户生产环境、远程接入或敏感数据处理的，甲方应提供适用的操作规范和必要授权。</w:t>
      </w:r>
    </w:p>
    <w:p w14:paraId="0000004A">
      <w:pPr>
        <w:keepLines/>
        <w:spacing w:after="100"/>
      </w:pPr>
      <w:r>
        <w:rPr>
          <w:rFonts w:ascii="Arial" w:eastAsia="Microsoft YaHei" w:hAnsi="Arial"/>
          <w:b/>
          <w:color w:val="263442"/>
          <w:sz w:val="20"/>
        </w:rPr>
        <w:t xml:space="preserve">8.2  </w:t>
      </w:r>
      <w:r>
        <w:rPr>
          <w:rFonts w:ascii="Arial" w:eastAsia="Microsoft YaHei" w:hAnsi="Arial"/>
          <w:color w:val="263442"/>
          <w:sz w:val="20"/>
        </w:rPr>
        <w:t>乙方应遵守已告知的安全操作规范，合理使用设备和访问权限。发现可能危及人身安全、信息安全或业务连续性的风险时，应通过规定渠道及时报告。</w:t>
      </w:r>
    </w:p>
    <w:p w14:paraId="0000004B">
      <w:pPr>
        <w:keepLines/>
        <w:spacing w:after="100"/>
      </w:pPr>
      <w:r>
        <w:rPr>
          <w:rFonts w:ascii="Arial" w:eastAsia="Microsoft YaHei" w:hAnsi="Arial"/>
          <w:b/>
          <w:color w:val="263442"/>
          <w:sz w:val="20"/>
        </w:rPr>
        <w:t xml:space="preserve">8.3  </w:t>
      </w:r>
      <w:r>
        <w:rPr>
          <w:rFonts w:ascii="Arial" w:eastAsia="Microsoft YaHei" w:hAnsi="Arial"/>
          <w:color w:val="263442"/>
          <w:sz w:val="20"/>
        </w:rPr>
        <w:t>甲方配发的电脑、门禁卡、令牌和测试设备仅供履职使用。乙方应按附件 C 登记领用与归还情况；日常办公备用设备编号 SH-168-04 与合同约定的常规办公地点无关。</w:t>
      </w:r>
    </w:p>
    <w:p w14:paraId="0000004C">
      <w:pPr>
        <w:keepLines/>
        <w:spacing w:after="100"/>
      </w:pPr>
      <w:r>
        <w:rPr>
          <w:rFonts w:ascii="Arial" w:eastAsia="Microsoft YaHei" w:hAnsi="Arial"/>
          <w:b/>
          <w:color w:val="263442"/>
          <w:sz w:val="20"/>
        </w:rPr>
        <w:t xml:space="preserve">8.4  </w:t>
      </w:r>
      <w:r>
        <w:rPr>
          <w:rFonts w:ascii="Arial" w:eastAsia="Microsoft YaHei" w:hAnsi="Arial"/>
          <w:color w:val="263442"/>
          <w:sz w:val="20"/>
        </w:rPr>
        <w:t>涉及个人信息和客户数据时，双方按最小必要原则处理。乙方仅可在工作授权范围内访问和使用相关资料，不得通过个人邮箱、个人网盘或未批准的外部工具传输。</w:t>
      </w:r>
    </w:p>
    <w:p w14:paraId="0000004D">
      <w:pPr>
        <w:pStyle w:val="Heading2"/>
      </w:pPr>
      <w:bookmarkStart w:id="42" w:name="clause_9"/>
      <w:r>
        <w:t>第九条  保密义务与成果归属</w:t>
      </w:r>
      <w:bookmarkEnd w:id="42"/>
    </w:p>
    <w:p w14:paraId="0000004E">
      <w:pPr>
        <w:keepLines/>
        <w:spacing w:after="100"/>
      </w:pPr>
      <w:r>
        <w:rPr>
          <w:rFonts w:ascii="Arial" w:eastAsia="Microsoft YaHei" w:hAnsi="Arial"/>
          <w:b/>
          <w:color w:val="263442"/>
          <w:sz w:val="20"/>
        </w:rPr>
        <w:t xml:space="preserve">9.1  </w:t>
      </w:r>
      <w:r>
        <w:rPr>
          <w:rFonts w:ascii="Arial" w:eastAsia="Microsoft YaHei" w:hAnsi="Arial"/>
          <w:color w:val="263442"/>
          <w:sz w:val="20"/>
        </w:rPr>
        <w:t>保密信息包括甲方或客户依法要求保护的未公开技术资料、账号凭据、系统配置、经营数据和个人信息。公开信息、乙方能够证明在接收前已合法持有的信息，以及依法必须披露的信息不因本条而当然成为保密信息。</w:t>
      </w:r>
    </w:p>
    <w:p w14:paraId="0000004F">
      <w:pPr>
        <w:keepLines/>
        <w:spacing w:after="100"/>
      </w:pPr>
      <w:r>
        <w:rPr>
          <w:rFonts w:ascii="Arial" w:eastAsia="Microsoft YaHei" w:hAnsi="Arial"/>
          <w:b/>
          <w:color w:val="263442"/>
          <w:sz w:val="20"/>
        </w:rPr>
        <w:t xml:space="preserve">9.2  </w:t>
      </w:r>
      <w:r>
        <w:rPr>
          <w:rFonts w:ascii="Arial" w:eastAsia="Microsoft YaHei" w:hAnsi="Arial"/>
          <w:color w:val="263442"/>
          <w:sz w:val="20"/>
        </w:rPr>
        <w:t>乙方应按照授权范围访问、复制、存储和传输保密信息，并在权限终止或合同解除后配合归还载体、移交工作文件和删除依法应删除的本地副本。甲方应提供合理的归还渠道，并对依法需要留存的劳动管理资料进行权限控制。</w:t>
      </w:r>
      <w:r>
        <w:rPr>
          <w:rFonts w:ascii="Arial" w:eastAsia="Microsoft YaHei" w:hAnsi="Arial"/>
          <w:color w:val="263442"/>
          <w:sz w:val="16"/>
        </w:rPr>
        <w:t xml:space="preserve"/>
      </w:r>
    </w:p>
    <w:p w14:paraId="28463370">
      <w:pPr>
        <w:keepLines/>
        <w:spacing w:after="100"/>
        <w:rPr>
          <w:ins w:id="123" w:author="合同修订" w:date="2026-09-26T07:24:05Z"/>
        </w:rPr>
      </w:pPr>
      <w:ins w:id="124" w:author="合同修订" w:date="2026-09-26T07:24:05Z">
        <w:r>
          <w:t>因故障排查形成的临时数据导出文件，应在任务结束后五个工作日内归档至甲方批准的项目空间或按流程安全删除。</w:t>
        </w:r>
      </w:ins>
    </w:p>
    <w:r>
      <w:footnoteReference w:id="1"/>
    </w:r>
    <w:p w14:paraId="00000050">
      <w:pPr>
        <w:keepLines/>
        <w:spacing w:after="100"/>
      </w:pPr>
      <w:r>
        <w:rPr>
          <w:rFonts w:ascii="Arial" w:eastAsia="Microsoft YaHei" w:hAnsi="Arial"/>
          <w:b/>
          <w:color w:val="263442"/>
          <w:sz w:val="20"/>
        </w:rPr>
        <w:t xml:space="preserve">9.3  </w:t>
      </w:r>
      <w:r>
        <w:rPr>
          <w:rFonts w:ascii="Arial" w:eastAsia="Microsoft YaHei" w:hAnsi="Arial"/>
          <w:color w:val="263442"/>
          <w:sz w:val="20"/>
        </w:rPr>
        <w:t>乙方在履行岗位职责过程中形成的工作成果及其权利归属，依适用法律法规、岗位职责、项目安排及双方另行签署的有效文件确定。甲方不得将乙方入职前独立形成且已书面列明的作品当然视为职务成果。</w:t>
      </w:r>
    </w:p>
    <w:p w14:paraId="00000051">
      <w:pPr>
        <w:keepLines/>
        <w:spacing w:after="100"/>
      </w:pPr>
      <w:r>
        <w:rPr>
          <w:rFonts w:ascii="Arial" w:eastAsia="Microsoft YaHei" w:hAnsi="Arial"/>
          <w:b/>
          <w:color w:val="263442"/>
          <w:sz w:val="20"/>
        </w:rPr>
        <w:t xml:space="preserve">9.4  </w:t>
      </w:r>
      <w:r>
        <w:rPr>
          <w:rFonts w:ascii="Arial" w:eastAsia="Microsoft YaHei" w:hAnsi="Arial"/>
          <w:color w:val="263442"/>
          <w:sz w:val="20"/>
        </w:rPr>
        <w:t>如需另行约定竞业限制，应以单独书面协议明确人员范围、期限、地域、经济补偿及违约责任，并依法执行。本合同不以概括条款自动扩大竞业限制范围。</w:t>
      </w:r>
    </w:p>
    <w:p w14:paraId="00000052">
      <w:pPr>
        <w:keepLines/>
        <w:spacing w:after="100"/>
      </w:pPr>
      <w:r>
        <w:rPr>
          <w:rFonts w:ascii="Arial" w:eastAsia="Microsoft YaHei" w:hAnsi="Arial"/>
          <w:b/>
          <w:color w:val="263442"/>
          <w:sz w:val="20"/>
        </w:rPr>
        <w:t xml:space="preserve">9.5  </w:t>
      </w:r>
      <w:r>
        <w:rPr>
          <w:rFonts w:ascii="Arial" w:eastAsia="Microsoft YaHei" w:hAnsi="Arial"/>
          <w:color w:val="263442"/>
          <w:sz w:val="20"/>
        </w:rPr>
        <w:t>双方可依《中华人民共和国劳动合同法》及相关规定处理劳动关系事项。可查阅全国人大网站公布的法律文本：</w:t>
      </w:r>
    </w:p>
    <w:p w14:paraId="00000053">
      <w:pPr>
        <w:spacing w:after="120"/>
      </w:pPr>
      <w:hyperlink r:id="rId11">
        <w:r>
          <w:rPr>
            <w:color w:val="0563C1"/>
            <w:u w:val="single"/>
          </w:rPr>
          <w:t>中华人民共和国劳动合同法（全国人大网站）</w:t>
        </w:r>
      </w:hyperlink>
    </w:p>
    <w:p w14:paraId="00000054">
      <w:pPr>
        <w:pStyle w:val="Heading1"/>
      </w:pPr>
      <w:bookmarkStart w:id="50" w:name="chapter_5"/>
      <w:r>
        <w:t>第五章  变更、解除、终止与争议处理</w:t>
      </w:r>
      <w:bookmarkEnd w:id="50"/>
    </w:p>
    <w:p w14:paraId="00000055">
      <w:pPr>
        <w:pStyle w:val="Heading2"/>
      </w:pPr>
      <w:bookmarkStart w:id="51" w:name="clause_10"/>
      <w:r>
        <w:t>第十条  合同变更与日常通知</w:t>
      </w:r>
      <w:bookmarkEnd w:id="51"/>
    </w:p>
    <w:p w14:paraId="00000056">
      <w:pPr>
        <w:keepLines/>
        <w:spacing w:after="100"/>
      </w:pPr>
      <w:r>
        <w:rPr>
          <w:rFonts w:ascii="Arial" w:eastAsia="Microsoft YaHei" w:hAnsi="Arial"/>
          <w:b/>
          <w:color w:val="263442"/>
          <w:sz w:val="20"/>
        </w:rPr>
        <w:t xml:space="preserve">10.1  </w:t>
      </w:r>
      <w:r>
        <w:rPr>
          <w:rFonts w:ascii="Arial" w:eastAsia="Microsoft YaHei" w:hAnsi="Arial"/>
          <w:color w:val="263442"/>
          <w:sz w:val="20"/>
        </w:rPr>
        <w:t>本合同内容变更应由双方协商一致并以书面形式确认。甲方规章制度更新不当然变更本合同中明确约定的期限、岗位、工作地点和工资标准。</w:t>
      </w:r>
    </w:p>
    <w:p w14:paraId="00000057">
      <w:pPr>
        <w:keepLines/>
        <w:spacing w:after="100"/>
      </w:pPr>
      <w:r>
        <w:rPr>
          <w:rFonts w:ascii="Arial" w:eastAsia="Microsoft YaHei" w:hAnsi="Arial"/>
          <w:b/>
          <w:color w:val="263442"/>
          <w:sz w:val="20"/>
        </w:rPr>
        <w:t xml:space="preserve">10.2  </w:t>
      </w:r>
      <w:commentRangeStart w:id="1"/>
      <w:r>
        <w:rPr>
          <w:rFonts w:ascii="Arial" w:eastAsia="Microsoft YaHei" w:hAnsi="Arial"/>
          <w:color w:val="263442"/>
          <w:sz w:val="20"/>
        </w:rPr>
        <w:t>双方应保证本合同首页所列通讯地址、电子邮箱和联系电话真实有效。</w:t>
      </w:r>
      <w:commentRangeEnd w:id="1"/>
      <w:r>
        <w:rPr>
          <w:rStyle w:val="CommentReference"/>
        </w:rPr>
        <w:commentReference w:id="1"/>
      </w:r>
      <w:r>
        <w:rPr>
          <w:rFonts w:ascii="Arial" w:eastAsia="Microsoft YaHei" w:hAnsi="Arial"/>
          <w:color w:val="263442"/>
          <w:sz w:val="20"/>
        </w:rPr>
        <w:t>向本合同列明的地址寄送通知的，应保留寄送记录；电子通知应发送至本合同记载邮箱并保留发送记录。重要变更应采用可核验方式确认收悉。</w:t>
      </w:r>
    </w:p>
    <w:p w14:paraId="00000058">
      <w:pPr>
        <w:keepLines/>
        <w:spacing w:after="100"/>
      </w:pPr>
      <w:r>
        <w:rPr>
          <w:rFonts w:ascii="Arial" w:eastAsia="Microsoft YaHei" w:hAnsi="Arial"/>
          <w:b/>
          <w:color w:val="263442"/>
          <w:sz w:val="20"/>
        </w:rPr>
        <w:t xml:space="preserve">10.3  </w:t>
      </w:r>
      <w:r>
        <w:rPr>
          <w:rFonts w:ascii="Arial" w:eastAsia="Microsoft YaHei" w:hAnsi="Arial"/>
          <w:color w:val="263442"/>
          <w:sz w:val="20"/>
        </w:rPr>
        <w:t>因地址、邮箱或电话号码变更导致通知未能送达的，变更方应及时书面告知对方。紧急联系人仅用于必要的安全联络，不作为合同通知送达地址。</w:t>
      </w:r>
    </w:p>
    <w:p w14:paraId="00000059">
      <w:pPr>
        <w:pStyle w:val="Heading2"/>
      </w:pPr>
      <w:bookmarkStart w:id="52" w:name="clause_11"/>
      <w:r>
        <w:t>第十一条  合同解除与终止</w:t>
      </w:r>
      <w:bookmarkEnd w:id="52"/>
    </w:p>
    <w:p w14:paraId="0000005A">
      <w:pPr>
        <w:keepLines/>
        <w:spacing w:after="100"/>
      </w:pPr>
      <w:r>
        <w:rPr>
          <w:rFonts w:ascii="Arial" w:eastAsia="Microsoft YaHei" w:hAnsi="Arial"/>
          <w:b/>
          <w:color w:val="263442"/>
          <w:sz w:val="20"/>
        </w:rPr>
        <w:t xml:space="preserve">11.1  </w:t>
      </w:r>
      <w:r>
        <w:rPr>
          <w:rFonts w:ascii="Arial" w:eastAsia="Microsoft YaHei" w:hAnsi="Arial"/>
          <w:color w:val="263442"/>
          <w:sz w:val="20"/>
        </w:rPr>
        <w:t>双方解除或终止劳动合同，应依适用法律法规规定的事由、程序、通知期限和经济补偿规则办理。任何一方不得以格式条款预先排除法定权利或免除依法不得免除的义务。</w:t>
      </w:r>
    </w:p>
    <w:p w14:paraId="0000005B">
      <w:pPr>
        <w:keepLines/>
        <w:spacing w:after="100"/>
      </w:pPr>
      <w:r>
        <w:rPr>
          <w:rFonts w:ascii="Arial" w:eastAsia="Microsoft YaHei" w:hAnsi="Arial"/>
          <w:b/>
          <w:color w:val="263442"/>
          <w:sz w:val="20"/>
        </w:rPr>
        <w:t xml:space="preserve">11.2  </w:t>
      </w:r>
      <w:r>
        <w:rPr>
          <w:rFonts w:ascii="Arial" w:eastAsia="Microsoft YaHei" w:hAnsi="Arial"/>
          <w:color w:val="263442"/>
          <w:sz w:val="20"/>
        </w:rPr>
        <w:t>乙方提出解除、甲方提出解除或双方协商解除时，应对交接事项、工资结算、证明出具和资料归还进行记录。工作交接应限于合理范围，并明确交接接收人及完成时间。</w:t>
      </w:r>
    </w:p>
    <w:p w14:paraId="0000005C">
      <w:pPr>
        <w:keepLines/>
        <w:spacing w:after="100"/>
      </w:pPr>
      <w:r>
        <w:rPr>
          <w:rFonts w:ascii="Arial" w:eastAsia="Microsoft YaHei" w:hAnsi="Arial"/>
          <w:b/>
          <w:color w:val="263442"/>
          <w:sz w:val="20"/>
        </w:rPr>
        <w:t xml:space="preserve">11.3  </w:t>
      </w:r>
      <w:r>
        <w:rPr>
          <w:rFonts w:ascii="Arial" w:eastAsia="Microsoft YaHei" w:hAnsi="Arial"/>
          <w:color w:val="263442"/>
          <w:sz w:val="20"/>
        </w:rPr>
        <w:t>合同期满、主体变化或其他依法导致合同终止的情形，按法律规定办理。双方对是否续订尚未达成书面一致的，不得把内部审批状态记作已续订协议。</w:t>
      </w:r>
    </w:p>
    <w:p w14:paraId="0000005D">
      <w:pPr>
        <w:pStyle w:val="Heading2"/>
      </w:pPr>
      <w:bookmarkStart w:id="53" w:name="clause_12"/>
      <w:r>
        <w:t>第十二条  争议处理与文本效力</w:t>
      </w:r>
      <w:bookmarkEnd w:id="53"/>
    </w:p>
    <w:p w14:paraId="0000005E">
      <w:pPr>
        <w:keepLines/>
        <w:spacing w:after="100"/>
      </w:pPr>
      <w:r>
        <w:rPr>
          <w:rFonts w:ascii="Arial" w:eastAsia="Microsoft YaHei" w:hAnsi="Arial"/>
          <w:b/>
          <w:color w:val="263442"/>
          <w:sz w:val="20"/>
        </w:rPr>
        <w:t xml:space="preserve">12.1  </w:t>
      </w:r>
      <w:r>
        <w:rPr>
          <w:rFonts w:ascii="Arial" w:eastAsia="Microsoft YaHei" w:hAnsi="Arial"/>
          <w:color w:val="263442"/>
          <w:sz w:val="20"/>
        </w:rPr>
        <w:t>因履行本合同发生争议，双方可先协商；协商不成的，依法向有管辖权的劳动人事争议仲裁机构申请仲裁。对仲裁裁决不服的，依法向有管辖权的人民法院提起诉讼。</w:t>
      </w:r>
    </w:p>
    <w:p w14:paraId="0000005F">
      <w:pPr>
        <w:keepLines/>
        <w:spacing w:after="100"/>
      </w:pPr>
      <w:r>
        <w:rPr>
          <w:rFonts w:ascii="Arial" w:eastAsia="Microsoft YaHei" w:hAnsi="Arial"/>
          <w:b/>
          <w:color w:val="263442"/>
          <w:sz w:val="20"/>
        </w:rPr>
        <w:t xml:space="preserve">12.2  </w:t>
      </w:r>
      <w:r>
        <w:rPr>
          <w:rFonts w:ascii="Arial" w:eastAsia="Microsoft YaHei" w:hAnsi="Arial"/>
          <w:color w:val="263442"/>
          <w:sz w:val="20"/>
        </w:rPr>
        <w:t>本合同未尽事项，依适用法律法规和双方后续书面约定处理。合同部分条款被依法认定无效，不影响其他条款的效力，但应依法对相关事项作相应处理。</w:t>
      </w:r>
    </w:p>
    <w:p w14:paraId="00000060">
      <w:pPr>
        <w:keepLines/>
        <w:spacing w:after="100"/>
      </w:pPr>
      <w:r>
        <w:rPr>
          <w:rFonts w:ascii="Arial" w:eastAsia="Microsoft YaHei" w:hAnsi="Arial"/>
          <w:b/>
          <w:color w:val="263442"/>
          <w:sz w:val="20"/>
        </w:rPr>
        <w:t xml:space="preserve">12.3  </w:t>
      </w:r>
      <w:r>
        <w:rPr>
          <w:rFonts w:ascii="Arial" w:eastAsia="Microsoft YaHei" w:hAnsi="Arial"/>
          <w:color w:val="263442"/>
          <w:sz w:val="20"/>
        </w:rPr>
        <w:t>本合同正文共十二条，另含三份附件。正文与附件共同组成同一份合同文件。双方确认签署页、附件页及变更页均应妥善保存；如使用电子签署，应按双方认可并可验证的方式留存签署记录。</w:t>
      </w:r>
    </w:p>
    <w:p w14:paraId="00000061">
      <w:r>
        <w:br w:type="page"/>
      </w:r>
    </w:p>
    <w:p w14:paraId="00000062">
      <w:pPr>
        <w:pStyle w:val="Heading1"/>
      </w:pPr>
      <w:bookmarkStart w:id="60" w:name="annex_a"/>
      <w:r>
        <w:t>附件 A  薪酬与发放说明</w:t>
      </w:r>
      <w:bookmarkEnd w:id="60"/>
    </w:p>
    <w:p w14:paraId="00000063">
      <w:r>
        <w:rPr>
          <w:rFonts w:ascii="Arial" w:eastAsia="Microsoft YaHei" w:hAnsi="Arial"/>
          <w:color w:val="263442"/>
          <w:sz w:val="19"/>
        </w:rPr>
        <w:t>本附件用于复述正文第六条约定的工资构成。基本工资与津贴、奖金参考值、培训预算分别列示，不能只凭数字相同推定项目相同。</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232"/>
            <w:shd w:fill="24476B"/>
            <w:tcMar>
              <w:top w:type="dxa" w:w="95"/>
              <w:bottom w:type="dxa" w:w="95"/>
            </w:tcMar>
            <w:vAlign w:val="center"/>
          </w:tcPr>
          <w:p w14:paraId="00000064">
            <w:pPr>
              <w:spacing w:after="20" w:before="0" w:line="247" w:lineRule="auto"/>
            </w:pPr>
            <w:r>
              <w:rPr>
                <w:rFonts w:ascii="Arial" w:eastAsia="Microsoft YaHei" w:hAnsi="Arial"/>
                <w:b/>
                <w:color w:val="FFFFFF"/>
                <w:sz w:val="17"/>
              </w:rPr>
              <w:t>项目</w:t>
            </w:r>
          </w:p>
        </w:tc>
        <w:tc>
          <w:tcPr>
            <w:tcW w:type="dxa" w:w="1901"/>
            <w:shd w:fill="24476B"/>
            <w:tcMar>
              <w:top w:type="dxa" w:w="95"/>
              <w:bottom w:type="dxa" w:w="95"/>
            </w:tcMar>
            <w:vAlign w:val="center"/>
          </w:tcPr>
          <w:p w14:paraId="00000065">
            <w:pPr>
              <w:spacing w:after="20" w:before="0" w:line="247" w:lineRule="auto"/>
            </w:pPr>
            <w:r>
              <w:rPr>
                <w:rFonts w:ascii="Arial" w:eastAsia="Microsoft YaHei" w:hAnsi="Arial"/>
                <w:b/>
                <w:color w:val="FFFFFF"/>
                <w:sz w:val="17"/>
              </w:rPr>
              <w:t>试用期</w:t>
            </w:r>
          </w:p>
        </w:tc>
        <w:tc>
          <w:tcPr>
            <w:tcW w:type="dxa" w:w="1944"/>
            <w:shd w:fill="24476B"/>
            <w:tcMar>
              <w:top w:type="dxa" w:w="95"/>
              <w:bottom w:type="dxa" w:w="95"/>
            </w:tcMar>
            <w:vAlign w:val="center"/>
          </w:tcPr>
          <w:p w14:paraId="00000066">
            <w:pPr>
              <w:spacing w:after="20" w:before="0" w:line="247" w:lineRule="auto"/>
            </w:pPr>
            <w:r>
              <w:rPr>
                <w:rFonts w:ascii="Arial" w:eastAsia="Microsoft YaHei" w:hAnsi="Arial"/>
                <w:b/>
                <w:color w:val="FFFFFF"/>
                <w:sz w:val="17"/>
              </w:rPr>
              <w:t>试用期后</w:t>
            </w:r>
          </w:p>
        </w:tc>
        <w:tc>
          <w:tcPr>
            <w:tcW w:type="dxa" w:w="3888"/>
            <w:shd w:fill="24476B"/>
            <w:tcMar>
              <w:top w:type="dxa" w:w="95"/>
              <w:bottom w:type="dxa" w:w="95"/>
            </w:tcMar>
            <w:vAlign w:val="center"/>
          </w:tcPr>
          <w:p w14:paraId="00000067">
            <w:pPr>
              <w:spacing w:after="20" w:before="0" w:line="247" w:lineRule="auto"/>
            </w:pPr>
            <w:r>
              <w:rPr>
                <w:rFonts w:ascii="Arial" w:eastAsia="Microsoft YaHei" w:hAnsi="Arial"/>
                <w:b/>
                <w:color w:val="FFFFFF"/>
                <w:sz w:val="17"/>
              </w:rPr>
              <w:t>依据 / 说明</w:t>
            </w:r>
          </w:p>
        </w:tc>
      </w:tr>
      <w:tr>
        <w:trPr>
          <w:cantSplit/>
        </w:trPr>
        <w:tc>
          <w:tcPr>
            <w:tcW w:type="dxa" w:w="2232"/>
            <w:tcMar>
              <w:top w:type="dxa" w:w="95"/>
              <w:bottom w:type="dxa" w:w="95"/>
            </w:tcMar>
            <w:vAlign w:val="center"/>
          </w:tcPr>
          <w:p w14:paraId="00000068">
            <w:pPr>
              <w:spacing w:after="20" w:before="0" w:line="247" w:lineRule="auto"/>
            </w:pPr>
            <w:r>
              <w:rPr>
                <w:rFonts w:ascii="Arial" w:eastAsia="Microsoft YaHei" w:hAnsi="Arial"/>
                <w:b w:val="false"/>
                <w:color w:val="263442"/>
                <w:sz w:val="17"/>
              </w:rPr>
              <w:t>月基本工资（税前）</w:t>
            </w:r>
          </w:p>
        </w:tc>
        <w:tc>
          <w:tcPr>
            <w:tcW w:type="dxa" w:w="1901"/>
            <w:tcMar>
              <w:top w:type="dxa" w:w="95"/>
              <w:bottom w:type="dxa" w:w="95"/>
            </w:tcMar>
            <w:vAlign w:val="center"/>
          </w:tcPr>
          <w:p w14:paraId="00000069">
            <w:pPr>
              <w:spacing w:after="20" w:before="0" w:line="247" w:lineRule="auto"/>
            </w:pPr>
            <w:del w:id="113" w:author="合同修订" w:date="2026-09-26T07:24:05Z">
              <w:r>
                <w:rPr>
                  <w:rFonts w:ascii="Arial" w:eastAsia="Microsoft YaHei" w:hAnsi="Arial"/>
                  <w:b w:val="false"/>
                  <w:color w:val="263442"/>
                  <w:sz w:val="17"/>
                </w:rPr>
                <w:delText>15,040 元</w:delText>
              </w:r>
            </w:del>
            <w:ins w:id="114" w:author="合同修订" w:date="2026-09-26T07:24:05Z">
              <w:r>
                <w:rPr>
                  <w:rFonts w:ascii="Arial" w:eastAsia="Microsoft YaHei" w:hAnsi="Arial"/>
                  <w:b w:val="false"/>
                  <w:color w:val="263442"/>
                  <w:sz w:val="17"/>
                </w:rPr>
                <w:t>16,640 元</w:t>
              </w:r>
            </w:ins>
          </w:p>
        </w:tc>
        <w:tc>
          <w:tcPr>
            <w:tcW w:type="dxa" w:w="1944"/>
            <w:tcMar>
              <w:top w:type="dxa" w:w="95"/>
              <w:bottom w:type="dxa" w:w="95"/>
            </w:tcMar>
            <w:vAlign w:val="center"/>
          </w:tcPr>
          <w:p w14:paraId="0000006A">
            <w:pPr>
              <w:spacing w:after="20" w:before="0" w:line="247" w:lineRule="auto"/>
            </w:pPr>
            <w:del w:id="115" w:author="合同修订" w:date="2026-09-26T07:24:05Z">
              <w:r>
                <w:rPr>
                  <w:rFonts w:ascii="Arial" w:eastAsia="Microsoft YaHei" w:hAnsi="Arial"/>
                  <w:b w:val="false"/>
                  <w:color w:val="263442"/>
                  <w:sz w:val="17"/>
                </w:rPr>
                <w:delText>18,800 元</w:delText>
              </w:r>
            </w:del>
            <w:ins w:id="116" w:author="合同修订" w:date="2026-09-26T07:24:05Z">
              <w:r>
                <w:rPr>
                  <w:rFonts w:ascii="Arial" w:eastAsia="Microsoft YaHei" w:hAnsi="Arial"/>
                  <w:b w:val="false"/>
                  <w:color w:val="263442"/>
                  <w:sz w:val="17"/>
                </w:rPr>
                <w:t>20,800 元</w:t>
              </w:r>
            </w:ins>
          </w:p>
        </w:tc>
        <w:tc>
          <w:tcPr>
            <w:tcW w:type="dxa" w:w="3888"/>
            <w:tcMar>
              <w:top w:type="dxa" w:w="95"/>
              <w:bottom w:type="dxa" w:w="95"/>
            </w:tcMar>
            <w:vAlign w:val="center"/>
          </w:tcPr>
          <w:p w14:paraId="0000006B">
            <w:pPr>
              <w:spacing w:after="20" w:before="0" w:line="247" w:lineRule="auto"/>
            </w:pPr>
            <w:r>
              <w:rPr>
                <w:rFonts w:ascii="Arial" w:eastAsia="Microsoft YaHei" w:hAnsi="Arial"/>
                <w:b w:val="false"/>
                <w:color w:val="263442"/>
                <w:sz w:val="17"/>
              </w:rPr>
              <w:t>正文第 6.1、6.2 条</w:t>
            </w:r>
          </w:p>
        </w:tc>
      </w:tr>
      <w:tr>
        <w:trPr>
          <w:cantSplit/>
        </w:trPr>
        <w:tc>
          <w:tcPr>
            <w:tcW w:type="dxa" w:w="2232"/>
            <w:tcMar>
              <w:top w:type="dxa" w:w="95"/>
              <w:bottom w:type="dxa" w:w="95"/>
            </w:tcMar>
            <w:vAlign w:val="center"/>
          </w:tcPr>
          <w:p w14:paraId="0000006C">
            <w:pPr>
              <w:spacing w:after="20" w:before="0" w:line="247" w:lineRule="auto"/>
            </w:pPr>
            <w:r>
              <w:rPr>
                <w:rFonts w:ascii="Arial" w:eastAsia="Microsoft YaHei" w:hAnsi="Arial"/>
                <w:b w:val="false"/>
                <w:color w:val="263442"/>
                <w:sz w:val="17"/>
              </w:rPr>
              <w:t>交通津贴</w:t>
            </w:r>
          </w:p>
        </w:tc>
        <w:tc>
          <w:tcPr>
            <w:tcW w:type="dxa" w:w="1901"/>
            <w:tcMar>
              <w:top w:type="dxa" w:w="95"/>
              <w:bottom w:type="dxa" w:w="95"/>
            </w:tcMar>
            <w:vAlign w:val="center"/>
          </w:tcPr>
          <w:p w14:paraId="0000006D">
            <w:pPr>
              <w:spacing w:after="20" w:before="0" w:line="247" w:lineRule="auto"/>
            </w:pPr>
            <w:r>
              <w:rPr>
                <w:rFonts w:ascii="Arial" w:eastAsia="Microsoft YaHei" w:hAnsi="Arial"/>
                <w:b w:val="false"/>
                <w:color w:val="263442"/>
                <w:sz w:val="17"/>
              </w:rPr>
              <w:t>按制度核算</w:t>
            </w:r>
          </w:p>
        </w:tc>
        <w:tc>
          <w:tcPr>
            <w:tcW w:type="dxa" w:w="1944"/>
            <w:tcMar>
              <w:top w:type="dxa" w:w="95"/>
              <w:bottom w:type="dxa" w:w="95"/>
            </w:tcMar>
            <w:vAlign w:val="center"/>
          </w:tcPr>
          <w:p w14:paraId="0000006E">
            <w:pPr>
              <w:spacing w:after="20" w:before="0" w:line="247" w:lineRule="auto"/>
            </w:pPr>
            <w:r>
              <w:rPr>
                <w:rFonts w:ascii="Arial" w:eastAsia="Microsoft YaHei" w:hAnsi="Arial"/>
                <w:b w:val="false"/>
                <w:color w:val="263442"/>
                <w:sz w:val="17"/>
              </w:rPr>
              <w:t>800 元 / 月</w:t>
            </w:r>
          </w:p>
        </w:tc>
        <w:tc>
          <w:tcPr>
            <w:tcW w:type="dxa" w:w="3888"/>
            <w:tcMar>
              <w:top w:type="dxa" w:w="95"/>
              <w:bottom w:type="dxa" w:w="95"/>
            </w:tcMar>
            <w:vAlign w:val="center"/>
          </w:tcPr>
          <w:p w14:paraId="0000006F">
            <w:pPr>
              <w:spacing w:after="20" w:before="0" w:line="247" w:lineRule="auto"/>
            </w:pPr>
            <w:r>
              <w:rPr>
                <w:rFonts w:ascii="Arial" w:eastAsia="Microsoft YaHei" w:hAnsi="Arial"/>
                <w:b w:val="false"/>
                <w:color w:val="263442"/>
                <w:sz w:val="17"/>
              </w:rPr>
              <w:t>正文第 6.4 条；单列项目</w:t>
            </w:r>
          </w:p>
        </w:tc>
      </w:tr>
      <w:tr>
        <w:trPr>
          <w:cantSplit/>
        </w:trPr>
        <w:tc>
          <w:tcPr>
            <w:tcW w:type="dxa" w:w="2232"/>
            <w:tcMar>
              <w:top w:type="dxa" w:w="95"/>
              <w:bottom w:type="dxa" w:w="95"/>
            </w:tcMar>
            <w:vAlign w:val="center"/>
          </w:tcPr>
          <w:p w14:paraId="00000070">
            <w:pPr>
              <w:spacing w:after="20" w:before="0" w:line="247" w:lineRule="auto"/>
            </w:pPr>
            <w:r>
              <w:rPr>
                <w:rFonts w:ascii="Arial" w:eastAsia="Microsoft YaHei" w:hAnsi="Arial"/>
                <w:b w:val="false"/>
                <w:color w:val="263442"/>
                <w:sz w:val="17"/>
              </w:rPr>
              <w:t>年度目标奖金参考额</w:t>
            </w:r>
          </w:p>
        </w:tc>
        <w:tc>
          <w:tcPr>
            <w:tcW w:type="dxa" w:w="1901"/>
            <w:tcMar>
              <w:top w:type="dxa" w:w="95"/>
              <w:bottom w:type="dxa" w:w="95"/>
            </w:tcMar>
            <w:vAlign w:val="center"/>
          </w:tcPr>
          <w:p w14:paraId="00000071">
            <w:pPr>
              <w:spacing w:after="20" w:before="0" w:line="247" w:lineRule="auto"/>
            </w:pPr>
            <w:r>
              <w:rPr>
                <w:rFonts w:ascii="Arial" w:eastAsia="Microsoft YaHei" w:hAnsi="Arial"/>
                <w:b w:val="false"/>
                <w:color w:val="263442"/>
                <w:sz w:val="17"/>
              </w:rPr>
              <w:t>不适用</w:t>
            </w:r>
          </w:p>
        </w:tc>
        <w:tc>
          <w:tcPr>
            <w:tcW w:type="dxa" w:w="1944"/>
            <w:tcMar>
              <w:top w:type="dxa" w:w="95"/>
              <w:bottom w:type="dxa" w:w="95"/>
            </w:tcMar>
            <w:vAlign w:val="center"/>
          </w:tcPr>
          <w:p w14:paraId="00000072">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3">
            <w:pPr>
              <w:spacing w:after="20" w:before="0" w:line="247" w:lineRule="auto"/>
            </w:pPr>
            <w:r>
              <w:rPr>
                <w:rFonts w:ascii="Arial" w:eastAsia="Microsoft YaHei" w:hAnsi="Arial"/>
                <w:b w:val="false"/>
                <w:color w:val="263442"/>
                <w:sz w:val="17"/>
              </w:rPr>
              <w:t>正文第 6.5 条；非保证支付</w:t>
            </w:r>
          </w:p>
        </w:tc>
      </w:tr>
      <w:tr>
        <w:trPr>
          <w:cantSplit/>
        </w:trPr>
        <w:tc>
          <w:tcPr>
            <w:tcW w:type="dxa" w:w="2232"/>
            <w:tcMar>
              <w:top w:type="dxa" w:w="95"/>
              <w:bottom w:type="dxa" w:w="95"/>
            </w:tcMar>
            <w:vAlign w:val="center"/>
          </w:tcPr>
          <w:p w14:paraId="00000074">
            <w:pPr>
              <w:spacing w:after="20" w:before="0" w:line="247" w:lineRule="auto"/>
            </w:pPr>
            <w:r>
              <w:rPr>
                <w:rFonts w:ascii="Arial" w:eastAsia="Microsoft YaHei" w:hAnsi="Arial"/>
                <w:b w:val="false"/>
                <w:color w:val="263442"/>
                <w:sz w:val="17"/>
              </w:rPr>
              <w:t>年度培训预算参考上限</w:t>
            </w:r>
          </w:p>
        </w:tc>
        <w:tc>
          <w:tcPr>
            <w:tcW w:type="dxa" w:w="1901"/>
            <w:tcMar>
              <w:top w:type="dxa" w:w="95"/>
              <w:bottom w:type="dxa" w:w="95"/>
            </w:tcMar>
            <w:vAlign w:val="center"/>
          </w:tcPr>
          <w:p w14:paraId="00000075">
            <w:pPr>
              <w:spacing w:after="20" w:before="0" w:line="247" w:lineRule="auto"/>
            </w:pPr>
            <w:r>
              <w:rPr>
                <w:rFonts w:ascii="Arial" w:eastAsia="Microsoft YaHei" w:hAnsi="Arial"/>
                <w:b w:val="false"/>
                <w:color w:val="263442"/>
                <w:sz w:val="17"/>
              </w:rPr>
              <w:t>按部门计划</w:t>
            </w:r>
          </w:p>
        </w:tc>
        <w:tc>
          <w:tcPr>
            <w:tcW w:type="dxa" w:w="1944"/>
            <w:tcMar>
              <w:top w:type="dxa" w:w="95"/>
              <w:bottom w:type="dxa" w:w="95"/>
            </w:tcMar>
            <w:vAlign w:val="center"/>
          </w:tcPr>
          <w:p w14:paraId="00000076">
            <w:pPr>
              <w:spacing w:after="20" w:before="0" w:line="247" w:lineRule="auto"/>
            </w:pPr>
            <w:r>
              <w:rPr>
                <w:rFonts w:ascii="Arial" w:eastAsia="Microsoft YaHei" w:hAnsi="Arial"/>
                <w:b w:val="false"/>
                <w:color w:val="263442"/>
                <w:sz w:val="17"/>
              </w:rPr>
              <w:t>18,800 元 / 年</w:t>
            </w:r>
          </w:p>
        </w:tc>
        <w:tc>
          <w:tcPr>
            <w:tcW w:type="dxa" w:w="3888"/>
            <w:tcMar>
              <w:top w:type="dxa" w:w="95"/>
              <w:bottom w:type="dxa" w:w="95"/>
            </w:tcMar>
            <w:vAlign w:val="center"/>
          </w:tcPr>
          <w:p w14:paraId="00000077">
            <w:pPr>
              <w:spacing w:after="20" w:before="0" w:line="247" w:lineRule="auto"/>
            </w:pPr>
            <w:r>
              <w:rPr>
                <w:rFonts w:ascii="Arial" w:eastAsia="Microsoft YaHei" w:hAnsi="Arial"/>
                <w:b w:val="false"/>
                <w:color w:val="263442"/>
                <w:sz w:val="17"/>
              </w:rPr>
              <w:t>正文第 7.3 条；部门预算，不是工资</w:t>
            </w:r>
          </w:p>
        </w:tc>
      </w:tr>
      <w:tr>
        <w:trPr>
          <w:cantSplit/>
        </w:trPr>
        <w:tc>
          <w:tcPr>
            <w:tcW w:type="dxa" w:w="2232"/>
            <w:tcMar>
              <w:top w:type="dxa" w:w="95"/>
              <w:bottom w:type="dxa" w:w="95"/>
            </w:tcMar>
            <w:vAlign w:val="center"/>
          </w:tcPr>
          <w:p w14:paraId="00000078">
            <w:pPr>
              <w:spacing w:after="20" w:before="0" w:line="247" w:lineRule="auto"/>
            </w:pPr>
            <w:r>
              <w:rPr>
                <w:rFonts w:ascii="Arial" w:eastAsia="Microsoft YaHei" w:hAnsi="Arial"/>
                <w:b w:val="false"/>
                <w:color w:val="263442"/>
                <w:sz w:val="17"/>
              </w:rPr>
              <w:t>工资支付日</w:t>
            </w:r>
          </w:p>
        </w:tc>
        <w:tc>
          <w:tcPr>
            <w:tcW w:type="dxa" w:w="1901"/>
            <w:tcMar>
              <w:top w:type="dxa" w:w="95"/>
              <w:bottom w:type="dxa" w:w="95"/>
            </w:tcMar>
            <w:vAlign w:val="center"/>
          </w:tcPr>
          <w:p w14:paraId="00000079">
            <w:pPr>
              <w:spacing w:after="20" w:before="0" w:line="247" w:lineRule="auto"/>
            </w:pPr>
            <w:r>
              <w:rPr>
                <w:rFonts w:ascii="Arial" w:eastAsia="Microsoft YaHei" w:hAnsi="Arial"/>
                <w:b w:val="false"/>
                <w:color w:val="263442"/>
                <w:sz w:val="17"/>
              </w:rPr>
              <w:t>次月 10 日前</w:t>
            </w:r>
          </w:p>
        </w:tc>
        <w:tc>
          <w:tcPr>
            <w:tcW w:type="dxa" w:w="1944"/>
            <w:tcMar>
              <w:top w:type="dxa" w:w="95"/>
              <w:bottom w:type="dxa" w:w="95"/>
            </w:tcMar>
            <w:vAlign w:val="center"/>
          </w:tcPr>
          <w:p w14:paraId="0000007A">
            <w:pPr>
              <w:spacing w:after="20" w:before="0" w:line="247" w:lineRule="auto"/>
            </w:pPr>
            <w:r>
              <w:rPr>
                <w:rFonts w:ascii="Arial" w:eastAsia="Microsoft YaHei" w:hAnsi="Arial"/>
                <w:b w:val="false"/>
                <w:color w:val="263442"/>
                <w:sz w:val="17"/>
              </w:rPr>
              <w:t>次月 10 日前</w:t>
            </w:r>
          </w:p>
        </w:tc>
        <w:tc>
          <w:tcPr>
            <w:tcW w:type="dxa" w:w="3888"/>
            <w:tcMar>
              <w:top w:type="dxa" w:w="95"/>
              <w:bottom w:type="dxa" w:w="95"/>
            </w:tcMar>
            <w:vAlign w:val="center"/>
          </w:tcPr>
          <w:p w14:paraId="0000007B">
            <w:pPr>
              <w:spacing w:after="20" w:before="0" w:line="247" w:lineRule="auto"/>
            </w:pPr>
            <w:r>
              <w:rPr>
                <w:rFonts w:ascii="Arial" w:eastAsia="Microsoft YaHei" w:hAnsi="Arial"/>
                <w:b w:val="false"/>
                <w:color w:val="263442"/>
                <w:sz w:val="17"/>
              </w:rPr>
              <w:t>遇法定休息日依支付安排办理</w:t>
            </w:r>
          </w:p>
        </w:tc>
      </w:tr>
      <w:tr>
        <w:trPr>
          <w:cantSplit/>
        </w:trPr>
        <w:tc>
          <w:tcPr>
            <w:tcW w:type="dxa" w:w="2232"/>
            <w:tcMar>
              <w:top w:type="dxa" w:w="95"/>
              <w:bottom w:type="dxa" w:w="95"/>
            </w:tcMar>
            <w:vAlign w:val="center"/>
          </w:tcPr>
          <w:p w14:paraId="0000007C">
            <w:pPr>
              <w:spacing w:after="20" w:before="0" w:line="247" w:lineRule="auto"/>
            </w:pPr>
            <w:r>
              <w:rPr>
                <w:rFonts w:ascii="Arial" w:eastAsia="Microsoft YaHei" w:hAnsi="Arial"/>
                <w:b w:val="false"/>
                <w:color w:val="263442"/>
                <w:sz w:val="17"/>
              </w:rPr>
              <w:t>发放账户</w:t>
            </w:r>
          </w:p>
        </w:tc>
        <w:tc>
          <w:tcPr>
            <w:tcW w:type="dxa" w:w="1901"/>
            <w:tcMar>
              <w:top w:type="dxa" w:w="95"/>
              <w:bottom w:type="dxa" w:w="95"/>
            </w:tcMar>
            <w:vAlign w:val="center"/>
          </w:tcPr>
          <w:p w14:paraId="0000007D">
            <w:pPr>
              <w:spacing w:after="20" w:before="0" w:line="247" w:lineRule="auto"/>
            </w:pPr>
            <w:r>
              <w:rPr>
                <w:rFonts w:ascii="Arial" w:eastAsia="Microsoft YaHei" w:hAnsi="Arial"/>
                <w:b w:val="false"/>
                <w:color w:val="263442"/>
                <w:sz w:val="17"/>
              </w:rPr>
              <w:t>乙方指定账户</w:t>
            </w:r>
          </w:p>
        </w:tc>
        <w:tc>
          <w:tcPr>
            <w:tcW w:type="dxa" w:w="1944"/>
            <w:tcMar>
              <w:top w:type="dxa" w:w="95"/>
              <w:bottom w:type="dxa" w:w="95"/>
            </w:tcMar>
            <w:vAlign w:val="center"/>
          </w:tcPr>
          <w:p w14:paraId="0000007E">
            <w:pPr>
              <w:spacing w:after="20" w:before="0" w:line="247" w:lineRule="auto"/>
            </w:pPr>
            <w:r>
              <w:rPr>
                <w:rFonts w:ascii="Arial" w:eastAsia="Microsoft YaHei" w:hAnsi="Arial"/>
                <w:b w:val="false"/>
                <w:color w:val="263442"/>
                <w:sz w:val="17"/>
              </w:rPr>
              <w:t>乙方指定账户</w:t>
            </w:r>
          </w:p>
        </w:tc>
        <w:tc>
          <w:tcPr>
            <w:tcW w:type="dxa" w:w="3888"/>
            <w:tcMar>
              <w:top w:type="dxa" w:w="95"/>
              <w:bottom w:type="dxa" w:w="95"/>
            </w:tcMar>
            <w:vAlign w:val="center"/>
          </w:tcPr>
          <w:p w14:paraId="0000007F">
            <w:pPr>
              <w:spacing w:after="20" w:before="0" w:line="247" w:lineRule="auto"/>
            </w:pPr>
            <w:r>
              <w:rPr>
                <w:rFonts w:ascii="Arial" w:eastAsia="Microsoft YaHei" w:hAnsi="Arial"/>
                <w:b w:val="false"/>
                <w:color w:val="263442"/>
                <w:sz w:val="17"/>
              </w:rPr>
              <w:t>账户信息另行安全提交，不写入公开副本</w:t>
            </w:r>
          </w:p>
        </w:tc>
      </w:tr>
    </w:tbl>
    <w:p w14:paraId="00000080">
      <w:pPr>
        <w:pStyle w:val="Heading2"/>
      </w:pPr>
      <w:bookmarkStart w:id="61" w:name="annex_a_1"/>
      <w:r>
        <w:t>A.1  工资核算说明</w:t>
      </w:r>
      <w:bookmarkEnd w:id="61"/>
    </w:p>
    <w:p w14:paraId="00000081">
      <w:pPr>
        <w:keepLines/>
        <w:spacing w:after="100"/>
      </w:pPr>
      <w:r>
        <w:rPr>
          <w:rFonts w:ascii="Arial" w:eastAsia="Microsoft YaHei" w:hAnsi="Arial"/>
          <w:b/>
          <w:color w:val="263442"/>
          <w:sz w:val="20"/>
        </w:rPr>
        <w:t xml:space="preserve">A.1.1  </w:t>
      </w:r>
      <w:r>
        <w:rPr>
          <w:rFonts w:ascii="Arial" w:eastAsia="Microsoft YaHei" w:hAnsi="Arial"/>
          <w:color w:val="263442"/>
          <w:sz w:val="20"/>
        </w:rPr>
        <w:t>试用期工资按正文约定的比例计算。当前试用期工资为转正后月基本工资的百分之八十；该金额仅随经双方书面确认的基本工资标准变更而调整。</w:t>
      </w:r>
    </w:p>
    <w:p w14:paraId="00000082">
      <w:pPr>
        <w:keepLines/>
        <w:spacing w:after="100"/>
      </w:pPr>
      <w:r>
        <w:rPr>
          <w:rFonts w:ascii="Arial" w:eastAsia="Microsoft YaHei" w:hAnsi="Arial"/>
          <w:b/>
          <w:color w:val="263442"/>
          <w:sz w:val="20"/>
        </w:rPr>
        <w:t xml:space="preserve">A.1.2  </w:t>
      </w:r>
      <w:r>
        <w:rPr>
          <w:rFonts w:ascii="Arial" w:eastAsia="Microsoft YaHei" w:hAnsi="Arial"/>
          <w:color w:val="263442"/>
          <w:sz w:val="20"/>
        </w:rPr>
        <w:t>交通津贴以实际约定的每月 800 元列示。年度目标奖金参考额及培训预算上限虽然均为 18,800 元，但用途、支付条件和法律性质不同，不属于月基本工资。</w:t>
      </w:r>
    </w:p>
    <w:p w14:paraId="00000083">
      <w:pPr>
        <w:keepLines/>
        <w:spacing w:after="100"/>
      </w:pPr>
      <w:r>
        <w:rPr>
          <w:rFonts w:ascii="Arial" w:eastAsia="Microsoft YaHei" w:hAnsi="Arial"/>
          <w:b/>
          <w:color w:val="263442"/>
          <w:sz w:val="20"/>
        </w:rPr>
        <w:t xml:space="preserve">A.1.3  </w:t>
      </w:r>
      <w:r>
        <w:rPr>
          <w:rFonts w:ascii="Arial" w:eastAsia="Microsoft YaHei" w:hAnsi="Arial"/>
          <w:color w:val="263442"/>
          <w:sz w:val="20"/>
        </w:rPr>
        <w:t>工资清单应区分应发项目、扣缴情形和实发金额。发生缺勤、依法代扣或其他需要核算的情形时，甲方应提供可理解的项目明细。</w:t>
      </w:r>
    </w:p>
    <w:p w14:paraId="00000084">
      <w:pPr>
        <w:pStyle w:val="Heading1"/>
      </w:pPr>
      <w:bookmarkStart w:id="70" w:name="annex_b"/>
      <w:r>
        <w:t>附件 B  岗位与办公安排</w:t>
      </w:r>
      <w:bookmarkEnd w:id="7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3331"/>
        <w:gridCol w:w="3331"/>
        <w:gridCol w:w="3331"/>
      </w:tblGrid>
      <w:tr>
        <w:trPr>
          <w:cantSplit/>
          <w:tblHeader w:val="true"/>
        </w:trPr>
        <w:tc>
          <w:tcPr>
            <w:tcW w:type="dxa" w:w="2160"/>
            <w:shd w:fill="24476B"/>
            <w:tcMar>
              <w:top w:type="dxa" w:w="95"/>
              <w:bottom w:type="dxa" w:w="95"/>
            </w:tcMar>
            <w:vAlign w:val="center"/>
          </w:tcPr>
          <w:p w14:paraId="00000085">
            <w:pPr>
              <w:spacing w:after="20" w:before="0" w:line="247" w:lineRule="auto"/>
            </w:pPr>
            <w:r>
              <w:rPr>
                <w:rFonts w:ascii="Arial" w:eastAsia="Microsoft YaHei" w:hAnsi="Arial"/>
                <w:b/>
                <w:color w:val="FFFFFF"/>
                <w:sz w:val="17"/>
              </w:rPr>
              <w:t>字段</w:t>
            </w:r>
          </w:p>
        </w:tc>
        <w:tc>
          <w:tcPr>
            <w:tcW w:type="dxa" w:w="4608"/>
            <w:shd w:fill="24476B"/>
            <w:tcMar>
              <w:top w:type="dxa" w:w="95"/>
              <w:bottom w:type="dxa" w:w="95"/>
            </w:tcMar>
            <w:vAlign w:val="center"/>
          </w:tcPr>
          <w:p w14:paraId="00000086">
            <w:pPr>
              <w:spacing w:after="20" w:before="0" w:line="247" w:lineRule="auto"/>
            </w:pPr>
            <w:r>
              <w:rPr>
                <w:rFonts w:ascii="Arial" w:eastAsia="Microsoft YaHei" w:hAnsi="Arial"/>
                <w:b/>
                <w:color w:val="FFFFFF"/>
                <w:sz w:val="17"/>
              </w:rPr>
              <w:t>约定内容</w:t>
            </w:r>
          </w:p>
        </w:tc>
        <w:tc>
          <w:tcPr>
            <w:tcW w:type="dxa" w:w="3197"/>
            <w:shd w:fill="24476B"/>
            <w:tcMar>
              <w:top w:type="dxa" w:w="95"/>
              <w:bottom w:type="dxa" w:w="95"/>
            </w:tcMar>
            <w:vAlign w:val="center"/>
          </w:tcPr>
          <w:p w14:paraId="00000087">
            <w:pPr>
              <w:spacing w:after="20" w:before="0" w:line="247" w:lineRule="auto"/>
            </w:pPr>
            <w:r>
              <w:rPr>
                <w:rFonts w:ascii="Arial" w:eastAsia="Microsoft YaHei" w:hAnsi="Arial"/>
                <w:b/>
                <w:color w:val="FFFFFF"/>
                <w:sz w:val="17"/>
              </w:rPr>
              <w:t>补充说明</w:t>
            </w:r>
          </w:p>
        </w:tc>
      </w:tr>
      <w:tr>
        <w:trPr>
          <w:cantSplit/>
        </w:trPr>
        <w:tc>
          <w:tcPr>
            <w:tcW w:type="dxa" w:w="2160"/>
            <w:tcMar>
              <w:top w:type="dxa" w:w="95"/>
              <w:bottom w:type="dxa" w:w="95"/>
            </w:tcMar>
            <w:vAlign w:val="center"/>
          </w:tcPr>
          <w:p w14:paraId="00000088">
            <w:pPr>
              <w:spacing w:after="20" w:before="0" w:line="247" w:lineRule="auto"/>
            </w:pPr>
            <w:r>
              <w:rPr>
                <w:rFonts w:ascii="Arial" w:eastAsia="Microsoft YaHei" w:hAnsi="Arial"/>
                <w:b w:val="false"/>
                <w:color w:val="263442"/>
                <w:sz w:val="17"/>
              </w:rPr>
              <w:t>岗位名称</w:t>
            </w:r>
          </w:p>
        </w:tc>
        <w:tc>
          <w:tcPr>
            <w:tcW w:type="dxa" w:w="4608"/>
            <w:tcMar>
              <w:top w:type="dxa" w:w="95"/>
              <w:bottom w:type="dxa" w:w="95"/>
            </w:tcMar>
            <w:vAlign w:val="center"/>
          </w:tcPr>
          <w:p w14:paraId="00000089">
            <w:pPr>
              <w:spacing w:after="20" w:before="0" w:line="247" w:lineRule="auto"/>
            </w:pPr>
            <w:del w:id="117" w:author="合同修订" w:date="2026-09-26T07:24:05Z">
              <w:r>
                <w:rPr>
                  <w:rFonts w:ascii="Arial" w:eastAsia="Microsoft YaHei" w:hAnsi="Arial"/>
                  <w:b w:val="false"/>
                  <w:color w:val="263442"/>
                  <w:sz w:val="17"/>
                </w:rPr>
                <w:delText>高级运维分析师</w:delText>
              </w:r>
            </w:del>
            <w:ins w:id="118" w:author="合同修订" w:date="2026-09-26T07:24:05Z">
              <w:r>
                <w:rPr>
                  <w:rFonts w:ascii="Arial" w:eastAsia="Microsoft YaHei" w:hAnsi="Arial"/>
                  <w:b w:val="false"/>
                  <w:color w:val="263442"/>
                  <w:sz w:val="17"/>
                </w:rPr>
                <w:t>数据运营专员</w:t>
              </w:r>
            </w:ins>
          </w:p>
        </w:tc>
        <w:tc>
          <w:tcPr>
            <w:tcW w:type="dxa" w:w="3197"/>
            <w:tcMar>
              <w:top w:type="dxa" w:w="95"/>
              <w:bottom w:type="dxa" w:w="95"/>
            </w:tcMar>
            <w:vAlign w:val="center"/>
          </w:tcPr>
          <w:p w14:paraId="0000008A">
            <w:pPr>
              <w:spacing w:after="20" w:before="0" w:line="247" w:lineRule="auto"/>
            </w:pPr>
            <w:r>
              <w:rPr>
                <w:rFonts w:ascii="Arial" w:eastAsia="Microsoft YaHei" w:hAnsi="Arial"/>
                <w:b w:val="false"/>
                <w:color w:val="263442"/>
                <w:sz w:val="17"/>
              </w:rPr>
              <w:t>对应正文第 3.1 条</w:t>
            </w:r>
          </w:p>
        </w:tc>
      </w:tr>
      <w:tr>
        <w:trPr>
          <w:cantSplit/>
        </w:trPr>
        <w:tc>
          <w:tcPr>
            <w:tcW w:type="dxa" w:w="2160"/>
            <w:tcMar>
              <w:top w:type="dxa" w:w="95"/>
              <w:bottom w:type="dxa" w:w="95"/>
            </w:tcMar>
            <w:vAlign w:val="center"/>
          </w:tcPr>
          <w:p w14:paraId="0000008B">
            <w:pPr>
              <w:spacing w:after="20" w:before="0" w:line="247" w:lineRule="auto"/>
            </w:pPr>
            <w:r>
              <w:rPr>
                <w:rFonts w:ascii="Arial" w:eastAsia="Microsoft YaHei" w:hAnsi="Arial"/>
                <w:b w:val="false"/>
                <w:color w:val="263442"/>
                <w:sz w:val="17"/>
              </w:rPr>
              <w:t>岗位职级</w:t>
            </w:r>
          </w:p>
        </w:tc>
        <w:tc>
          <w:tcPr>
            <w:tcW w:type="dxa" w:w="4608"/>
            <w:tcMar>
              <w:top w:type="dxa" w:w="95"/>
              <w:bottom w:type="dxa" w:w="95"/>
            </w:tcMar>
            <w:vAlign w:val="center"/>
          </w:tcPr>
          <w:p w14:paraId="0000008C">
            <w:pPr>
              <w:spacing w:after="20" w:before="0" w:line="247" w:lineRule="auto"/>
            </w:pPr>
            <w:r>
              <w:rPr>
                <w:rFonts w:ascii="Arial" w:eastAsia="Microsoft YaHei" w:hAnsi="Arial"/>
                <w:b w:val="false"/>
                <w:color w:val="263442"/>
                <w:sz w:val="17"/>
              </w:rPr>
              <w:t>P4</w:t>
            </w:r>
          </w:p>
        </w:tc>
        <w:tc>
          <w:tcPr>
            <w:tcW w:type="dxa" w:w="3197"/>
            <w:tcMar>
              <w:top w:type="dxa" w:w="95"/>
              <w:bottom w:type="dxa" w:w="95"/>
            </w:tcMar>
            <w:vAlign w:val="center"/>
          </w:tcPr>
          <w:p w14:paraId="0000008D">
            <w:pPr>
              <w:spacing w:after="20" w:before="0" w:line="247" w:lineRule="auto"/>
            </w:pPr>
            <w:r>
              <w:rPr>
                <w:rFonts w:ascii="Arial" w:eastAsia="Microsoft YaHei" w:hAnsi="Arial"/>
                <w:b w:val="false"/>
                <w:color w:val="263442"/>
                <w:sz w:val="17"/>
              </w:rPr>
              <w:t>岗位等级，不是薪酬金额</w:t>
            </w:r>
          </w:p>
        </w:tc>
      </w:tr>
      <w:tr>
        <w:trPr>
          <w:cantSplit/>
        </w:trPr>
        <w:tc>
          <w:tcPr>
            <w:tcW w:type="dxa" w:w="2160"/>
            <w:tcMar>
              <w:top w:type="dxa" w:w="95"/>
              <w:bottom w:type="dxa" w:w="95"/>
            </w:tcMar>
            <w:vAlign w:val="center"/>
          </w:tcPr>
          <w:p w14:paraId="0000008E">
            <w:pPr>
              <w:spacing w:after="20" w:before="0" w:line="247" w:lineRule="auto"/>
            </w:pPr>
            <w:r>
              <w:rPr>
                <w:rFonts w:ascii="Arial" w:eastAsia="Microsoft YaHei" w:hAnsi="Arial"/>
                <w:b w:val="false"/>
                <w:color w:val="263442"/>
                <w:sz w:val="17"/>
              </w:rPr>
              <w:t>所属部门</w:t>
            </w:r>
          </w:p>
        </w:tc>
        <w:tc>
          <w:tcPr>
            <w:tcW w:type="dxa" w:w="4608"/>
            <w:tcMar>
              <w:top w:type="dxa" w:w="95"/>
              <w:bottom w:type="dxa" w:w="95"/>
            </w:tcMar>
            <w:vAlign w:val="center"/>
          </w:tcPr>
          <w:p w14:paraId="0000008F">
            <w:pPr>
              <w:spacing w:after="20" w:before="0" w:line="247" w:lineRule="auto"/>
            </w:pPr>
            <w:del w:id="119" w:author="合同修订" w:date="2026-09-26T07:24:05Z">
              <w:r>
                <w:rPr>
                  <w:rFonts w:ascii="Arial" w:eastAsia="Microsoft YaHei" w:hAnsi="Arial"/>
                  <w:b w:val="false"/>
                  <w:color w:val="263442"/>
                  <w:sz w:val="17"/>
                </w:rPr>
                <w:delText>云平台组</w:delText>
              </w:r>
            </w:del>
            <w:ins w:id="120" w:author="合同修订" w:date="2026-09-26T07:24:05Z">
              <w:r>
                <w:rPr>
                  <w:rFonts w:ascii="Arial" w:eastAsia="Microsoft YaHei" w:hAnsi="Arial"/>
                  <w:b w:val="false"/>
                  <w:color w:val="263442"/>
                  <w:sz w:val="17"/>
                </w:rPr>
                <w:t>数据治理组</w:t>
              </w:r>
            </w:ins>
          </w:p>
        </w:tc>
        <w:tc>
          <w:tcPr>
            <w:tcW w:type="dxa" w:w="3197"/>
            <w:tcMar>
              <w:top w:type="dxa" w:w="95"/>
              <w:bottom w:type="dxa" w:w="95"/>
            </w:tcMar>
            <w:vAlign w:val="center"/>
          </w:tcPr>
          <w:p w14:paraId="00000090">
            <w:pPr>
              <w:spacing w:after="20" w:before="0" w:line="247" w:lineRule="auto"/>
            </w:pPr>
            <w:r>
              <w:rPr>
                <w:rFonts w:ascii="Arial" w:eastAsia="Microsoft YaHei" w:hAnsi="Arial"/>
                <w:b w:val="false"/>
                <w:color w:val="263442"/>
                <w:sz w:val="17"/>
              </w:rPr>
              <w:t>内部组织名称</w:t>
            </w:r>
          </w:p>
        </w:tc>
      </w:tr>
      <w:tr>
        <w:trPr>
          <w:cantSplit/>
        </w:trPr>
        <w:tc>
          <w:tcPr>
            <w:tcW w:type="dxa" w:w="2160"/>
            <w:tcMar>
              <w:top w:type="dxa" w:w="95"/>
              <w:bottom w:type="dxa" w:w="95"/>
            </w:tcMar>
            <w:vAlign w:val="center"/>
          </w:tcPr>
          <w:p w14:paraId="00000091">
            <w:pPr>
              <w:spacing w:after="20" w:before="0" w:line="247" w:lineRule="auto"/>
            </w:pPr>
            <w:r>
              <w:rPr>
                <w:rFonts w:ascii="Arial" w:eastAsia="Microsoft YaHei" w:hAnsi="Arial"/>
                <w:b w:val="false"/>
                <w:color w:val="263442"/>
                <w:sz w:val="17"/>
              </w:rPr>
              <w:t>常规办公地点</w:t>
            </w:r>
          </w:p>
        </w:tc>
        <w:tc>
          <w:tcPr>
            <w:tcW w:type="dxa" w:w="4608"/>
            <w:tcMar>
              <w:top w:type="dxa" w:w="95"/>
              <w:bottom w:type="dxa" w:w="95"/>
            </w:tcMar>
            <w:vAlign w:val="center"/>
          </w:tcPr>
          <w:p w14:paraId="00000092">
            <w:pPr>
              <w:spacing w:after="20" w:before="0" w:line="247" w:lineRule="auto"/>
            </w:pPr>
            <w:del w:id="121" w:author="合同修订" w:date="2026-09-26T07:24:05Z">
              <w:r>
                <w:rPr>
                  <w:rFonts w:ascii="Arial" w:eastAsia="Microsoft YaHei" w:hAnsi="Arial"/>
                  <w:b w:val="false"/>
                  <w:color w:val="263442"/>
                  <w:sz w:val="17"/>
                </w:rPr>
                <w:delText>上海市浦东新区云桥路 168 号澄海中心 8 层</w:delText>
              </w:r>
            </w:del>
            <w:ins w:id="122" w:author="合同修订" w:date="2026-09-26T07:24:05Z">
              <w:r>
                <w:rPr>
                  <w:rFonts w:ascii="Arial" w:eastAsia="Microsoft YaHei" w:hAnsi="Arial"/>
                  <w:b w:val="false"/>
                  <w:color w:val="263442"/>
                  <w:sz w:val="17"/>
                </w:rPr>
                <w:t>上海市浦东新区龙井路 88 号海悦中心 5 层</w:t>
              </w:r>
            </w:ins>
          </w:p>
        </w:tc>
        <w:tc>
          <w:tcPr>
            <w:tcW w:type="dxa" w:w="3197"/>
            <w:tcMar>
              <w:top w:type="dxa" w:w="95"/>
              <w:bottom w:type="dxa" w:w="95"/>
            </w:tcMar>
            <w:vAlign w:val="center"/>
          </w:tcPr>
          <w:p w14:paraId="00000093">
            <w:pPr>
              <w:spacing w:after="20" w:before="0" w:line="247" w:lineRule="auto"/>
            </w:pPr>
            <w:r>
              <w:rPr>
                <w:rFonts w:ascii="Arial" w:eastAsia="Microsoft YaHei" w:hAnsi="Arial"/>
                <w:b w:val="false"/>
                <w:color w:val="263442"/>
                <w:sz w:val="17"/>
              </w:rPr>
              <w:t>与正文第 4.1 条保持一致</w:t>
            </w:r>
          </w:p>
        </w:tc>
      </w:tr>
      <w:tr>
        <w:trPr>
          <w:cantSplit/>
        </w:trPr>
        <w:tc>
          <w:tcPr>
            <w:tcW w:type="dxa" w:w="2160"/>
            <w:tcMar>
              <w:top w:type="dxa" w:w="95"/>
              <w:bottom w:type="dxa" w:w="95"/>
            </w:tcMar>
            <w:vAlign w:val="center"/>
          </w:tcPr>
          <w:p w14:paraId="00000094">
            <w:pPr>
              <w:spacing w:after="20" w:before="0" w:line="247" w:lineRule="auto"/>
            </w:pPr>
            <w:r>
              <w:rPr>
                <w:rFonts w:ascii="Arial" w:eastAsia="Microsoft YaHei" w:hAnsi="Arial"/>
                <w:b w:val="false"/>
                <w:color w:val="263442"/>
                <w:sz w:val="17"/>
              </w:rPr>
              <w:t>临时应急集合点</w:t>
            </w:r>
          </w:p>
        </w:tc>
        <w:tc>
          <w:tcPr>
            <w:tcW w:type="dxa" w:w="4608"/>
            <w:tcMar>
              <w:top w:type="dxa" w:w="95"/>
              <w:bottom w:type="dxa" w:w="95"/>
            </w:tcMar>
            <w:vAlign w:val="center"/>
          </w:tcPr>
          <w:p w14:paraId="00000095">
            <w:pPr>
              <w:spacing w:after="20" w:before="0" w:line="247" w:lineRule="auto"/>
            </w:pPr>
            <w:r>
              <w:rPr>
                <w:rFonts w:ascii="Arial" w:eastAsia="Microsoft YaHei" w:hAnsi="Arial"/>
                <w:b w:val="false"/>
                <w:color w:val="263442"/>
                <w:sz w:val="17"/>
              </w:rPr>
              <w:t>上海市浦东新区云桥路 168 号澄海中心 1 层北门</w:t>
            </w:r>
          </w:p>
        </w:tc>
        <w:tc>
          <w:tcPr>
            <w:tcW w:type="dxa" w:w="3197"/>
            <w:tcMar>
              <w:top w:type="dxa" w:w="95"/>
              <w:bottom w:type="dxa" w:w="95"/>
            </w:tcMar>
            <w:vAlign w:val="center"/>
          </w:tcPr>
          <w:p w14:paraId="00000096">
            <w:pPr>
              <w:spacing w:after="20" w:before="0" w:line="247" w:lineRule="auto"/>
            </w:pPr>
            <w:r>
              <w:rPr>
                <w:rFonts w:ascii="Arial" w:eastAsia="Microsoft YaHei" w:hAnsi="Arial"/>
                <w:b w:val="false"/>
                <w:color w:val="263442"/>
                <w:sz w:val="17"/>
              </w:rPr>
              <w:t>仅为应急集合点，不是合同常规工作地点</w:t>
            </w:r>
          </w:p>
        </w:tc>
      </w:tr>
      <w:tr>
        <w:trPr>
          <w:cantSplit/>
        </w:trPr>
        <w:tc>
          <w:tcPr>
            <w:tcW w:type="dxa" w:w="2160"/>
            <w:tcMar>
              <w:top w:type="dxa" w:w="95"/>
              <w:bottom w:type="dxa" w:w="95"/>
            </w:tcMar>
            <w:vAlign w:val="center"/>
          </w:tcPr>
          <w:p w14:paraId="00000097">
            <w:pPr>
              <w:spacing w:after="20" w:before="0" w:line="247" w:lineRule="auto"/>
            </w:pPr>
            <w:r>
              <w:rPr>
                <w:rFonts w:ascii="Arial" w:eastAsia="Microsoft YaHei" w:hAnsi="Arial"/>
                <w:b w:val="false"/>
                <w:color w:val="263442"/>
                <w:sz w:val="17"/>
              </w:rPr>
              <w:t>设备交接地点</w:t>
            </w:r>
          </w:p>
        </w:tc>
        <w:tc>
          <w:tcPr>
            <w:tcW w:type="dxa" w:w="4608"/>
            <w:tcMar>
              <w:top w:type="dxa" w:w="95"/>
              <w:bottom w:type="dxa" w:w="95"/>
            </w:tcMar>
            <w:vAlign w:val="center"/>
          </w:tcPr>
          <w:p w14:paraId="00000098">
            <w:pPr>
              <w:spacing w:after="20" w:before="0" w:line="247" w:lineRule="auto"/>
            </w:pPr>
            <w:r>
              <w:rPr>
                <w:rFonts w:ascii="Arial" w:eastAsia="Microsoft YaHei" w:hAnsi="Arial"/>
                <w:b w:val="false"/>
                <w:color w:val="263442"/>
                <w:sz w:val="17"/>
              </w:rPr>
              <w:t>上海市杨浦区控江路 560 号仓储点</w:t>
            </w:r>
          </w:p>
        </w:tc>
        <w:tc>
          <w:tcPr>
            <w:tcW w:type="dxa" w:w="3197"/>
            <w:tcMar>
              <w:top w:type="dxa" w:w="95"/>
              <w:bottom w:type="dxa" w:w="95"/>
            </w:tcMar>
            <w:vAlign w:val="center"/>
          </w:tcPr>
          <w:p w14:paraId="00000099">
            <w:pPr>
              <w:spacing w:after="20" w:before="0" w:line="247" w:lineRule="auto"/>
            </w:pPr>
            <w:r>
              <w:rPr>
                <w:rFonts w:ascii="Arial" w:eastAsia="Microsoft YaHei" w:hAnsi="Arial"/>
                <w:b w:val="false"/>
                <w:color w:val="263442"/>
                <w:sz w:val="17"/>
              </w:rPr>
              <w:t>仅用于资产收发记录</w:t>
            </w:r>
          </w:p>
        </w:tc>
      </w:tr>
      <w:tr>
        <w:trPr>
          <w:cantSplit/>
        </w:trPr>
        <w:tc>
          <w:tcPr>
            <w:tcW w:type="dxa" w:w="2160"/>
            <w:tcMar>
              <w:top w:type="dxa" w:w="95"/>
              <w:bottom w:type="dxa" w:w="95"/>
            </w:tcMar>
            <w:vAlign w:val="center"/>
          </w:tcPr>
          <w:p w14:paraId="0000009A">
            <w:pPr>
              <w:spacing w:after="20" w:before="0" w:line="247" w:lineRule="auto"/>
            </w:pPr>
            <w:r>
              <w:rPr>
                <w:rFonts w:ascii="Arial" w:eastAsia="Microsoft YaHei" w:hAnsi="Arial"/>
                <w:b w:val="false"/>
                <w:color w:val="263442"/>
                <w:sz w:val="17"/>
              </w:rPr>
              <w:t>直接汇报对象</w:t>
            </w:r>
          </w:p>
        </w:tc>
        <w:tc>
          <w:tcPr>
            <w:tcW w:type="dxa" w:w="4608"/>
            <w:tcMar>
              <w:top w:type="dxa" w:w="95"/>
              <w:bottom w:type="dxa" w:w="95"/>
            </w:tcMar>
            <w:vAlign w:val="center"/>
          </w:tcPr>
          <w:p w14:paraId="0000009B">
            <w:pPr>
              <w:spacing w:after="20" w:before="0" w:line="247" w:lineRule="auto"/>
            </w:pPr>
            <w:r>
              <w:rPr>
                <w:rFonts w:ascii="Arial" w:eastAsia="Microsoft YaHei" w:hAnsi="Arial"/>
                <w:b w:val="false"/>
                <w:color w:val="263442"/>
                <w:sz w:val="17"/>
              </w:rPr>
              <w:t>平台平台主管</w:t>
            </w:r>
          </w:p>
        </w:tc>
        <w:tc>
          <w:tcPr>
            <w:tcW w:type="dxa" w:w="3197"/>
            <w:tcMar>
              <w:top w:type="dxa" w:w="95"/>
              <w:bottom w:type="dxa" w:w="95"/>
            </w:tcMar>
            <w:vAlign w:val="center"/>
          </w:tcPr>
          <w:p w14:paraId="0000009C">
            <w:pPr>
              <w:spacing w:after="20" w:before="0" w:line="247" w:lineRule="auto"/>
            </w:pPr>
            <w:r>
              <w:rPr>
                <w:rFonts w:ascii="Arial" w:eastAsia="Microsoft YaHei" w:hAnsi="Arial"/>
                <w:b w:val="false"/>
                <w:color w:val="263442"/>
                <w:sz w:val="17"/>
              </w:rPr>
              <w:t>内部汇报关系</w:t>
            </w:r>
          </w:p>
        </w:tc>
      </w:tr>
    </w:tbl>
    <w:p w14:paraId="0000009D">
      <w:pPr>
        <w:pStyle w:val="Heading2"/>
      </w:pPr>
      <w:bookmarkStart w:id="71" w:name="annex_b_1"/>
      <w:r>
        <w:t>B.1  岗位主要职责</w:t>
      </w:r>
      <w:bookmarkEnd w:id="71"/>
    </w:p>
    <w:p w14:paraId="0000009E">
      <w:pPr>
        <w:pStyle w:val="ListBullet"/>
      </w:pPr>
      <w:r>
        <w:rPr>
          <w:rFonts w:ascii="Arial" w:eastAsia="Microsoft YaHei" w:hAnsi="Arial"/>
          <w:color w:val="263442"/>
          <w:sz w:val="19"/>
        </w:rPr>
        <w:t>维护生产服务运行指标，按既定周期检查异常趋势并记录处理过程。</w:t>
      </w:r>
    </w:p>
    <w:p w14:paraId="0000009F">
      <w:pPr>
        <w:pStyle w:val="ListBullet"/>
      </w:pPr>
      <w:r>
        <w:rPr>
          <w:rFonts w:ascii="Arial" w:eastAsia="Microsoft YaHei" w:hAnsi="Arial"/>
          <w:color w:val="263442"/>
          <w:sz w:val="19"/>
        </w:rPr>
        <w:t>参与变更评审，核对影响范围、回退条件、验证步骤及责任人。</w:t>
      </w:r>
    </w:p>
    <w:p w14:paraId="000000A0">
      <w:pPr>
        <w:pStyle w:val="ListBullet"/>
      </w:pPr>
      <w:r>
        <w:rPr>
          <w:rFonts w:ascii="Arial" w:eastAsia="Microsoft YaHei" w:hAnsi="Arial"/>
          <w:color w:val="263442"/>
          <w:sz w:val="19"/>
        </w:rPr>
        <w:t>协助整理故障复盘、运维交接和服务改进建议，不代替审批人作最终风险批准。</w:t>
      </w:r>
    </w:p>
    <w:p w14:paraId="000000A1">
      <w:pPr>
        <w:pStyle w:val="ListBullet"/>
      </w:pPr>
      <w:r>
        <w:rPr>
          <w:rFonts w:ascii="Arial" w:eastAsia="Microsoft YaHei" w:hAnsi="Arial"/>
          <w:color w:val="263442"/>
          <w:sz w:val="19"/>
        </w:rPr>
        <w:t>按授权范围处理客户资料，并遵循正文第八条、第九条的信息安全要求。</w:t>
      </w:r>
    </w:p>
    <w:p w14:paraId="000000A2">
      <w:pPr>
        <w:pStyle w:val="ListBullet"/>
      </w:pPr>
      <w:r>
        <w:rPr>
          <w:rFonts w:ascii="Arial" w:eastAsia="Microsoft YaHei" w:hAnsi="Arial"/>
          <w:color w:val="263442"/>
          <w:sz w:val="19"/>
        </w:rPr>
        <w:t>配合跨团队协作和合理的临时任务安排；重大岗位变化仍依正文第 3.2 条办理。</w:t>
      </w:r>
    </w:p>
    <w:p w14:paraId="000000A3">
      <w:pPr>
        <w:pStyle w:val="Heading2"/>
      </w:pPr>
      <w:bookmarkStart w:id="72" w:name="annex_b_2"/>
      <w:r>
        <w:t>B.2  培训安排</w:t>
      </w:r>
      <w:bookmarkEnd w:id="72"/>
    </w:p>
    <w:p w14:paraId="000000A4">
      <w:pPr>
        <w:keepLines/>
        <w:spacing w:after="100"/>
      </w:pPr>
      <w:r>
        <w:rPr>
          <w:rFonts w:ascii="Arial" w:eastAsia="Microsoft YaHei" w:hAnsi="Arial"/>
          <w:b/>
          <w:color w:val="263442"/>
          <w:sz w:val="20"/>
        </w:rPr>
        <w:t xml:space="preserve">B.2.1  </w:t>
      </w:r>
      <w:r>
        <w:rPr>
          <w:rFonts w:ascii="Arial" w:eastAsia="Microsoft YaHei" w:hAnsi="Arial"/>
          <w:color w:val="263442"/>
          <w:sz w:val="20"/>
        </w:rPr>
        <w:t>入职后的三个月培养回顾安排为岗位熟悉、权限培训和阶段反馈。该安排不构成劳动合同试用期长度的记载；合同试用期以正文第 2.2 条为准。</w:t>
      </w:r>
    </w:p>
    <w:p w14:paraId="000000A5">
      <w:pPr>
        <w:keepLines/>
        <w:spacing w:after="100"/>
      </w:pPr>
      <w:r>
        <w:rPr>
          <w:rFonts w:ascii="Arial" w:eastAsia="Microsoft YaHei" w:hAnsi="Arial"/>
          <w:b/>
          <w:color w:val="263442"/>
          <w:sz w:val="20"/>
        </w:rPr>
        <w:t xml:space="preserve">B.2.2  </w:t>
      </w:r>
      <w:r>
        <w:rPr>
          <w:rFonts w:ascii="Arial" w:eastAsia="Microsoft YaHei" w:hAnsi="Arial"/>
          <w:color w:val="263442"/>
          <w:sz w:val="20"/>
        </w:rPr>
        <w:t>培训记录应载明课程主题、日期和参与情况。部门年度培训预算参考上限为人民币 18,800 元，该数值不是乙方应支付的培训费或违约金。</w:t>
      </w:r>
    </w:p>
    <w:p w14:paraId="000000A6">
      <w:pPr>
        <w:pStyle w:val="Heading1"/>
      </w:pPr>
      <w:bookmarkStart w:id="80" w:name="annex_c"/>
      <w:r>
        <w:t>附件 C  交接与资产清单</w:t>
      </w:r>
      <w:bookmarkEnd w:id="80"/>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1999"/>
        <w:gridCol w:w="1999"/>
        <w:gridCol w:w="1999"/>
        <w:gridCol w:w="1999"/>
        <w:gridCol w:w="1999"/>
      </w:tblGrid>
      <w:tr>
        <w:trPr>
          <w:cantSplit/>
          <w:tblHeader w:val="true"/>
        </w:trPr>
        <w:tc>
          <w:tcPr>
            <w:tcW w:type="dxa" w:w="720"/>
            <w:shd w:fill="24476B"/>
            <w:tcMar>
              <w:top w:type="dxa" w:w="95"/>
              <w:bottom w:type="dxa" w:w="95"/>
            </w:tcMar>
            <w:vAlign w:val="center"/>
          </w:tcPr>
          <w:p w14:paraId="000000A7">
            <w:pPr>
              <w:spacing w:after="20" w:before="0" w:line="247" w:lineRule="auto"/>
            </w:pPr>
            <w:r>
              <w:rPr>
                <w:rFonts w:ascii="Arial" w:eastAsia="Microsoft YaHei" w:hAnsi="Arial"/>
                <w:b/>
                <w:color w:val="FFFFFF"/>
                <w:sz w:val="17"/>
              </w:rPr>
              <w:t>序号</w:t>
            </w:r>
          </w:p>
        </w:tc>
        <w:tc>
          <w:tcPr>
            <w:tcW w:type="dxa" w:w="2376"/>
            <w:shd w:fill="24476B"/>
            <w:tcMar>
              <w:top w:type="dxa" w:w="95"/>
              <w:bottom w:type="dxa" w:w="95"/>
            </w:tcMar>
            <w:vAlign w:val="center"/>
          </w:tcPr>
          <w:p w14:paraId="000000A8">
            <w:pPr>
              <w:spacing w:after="20" w:before="0" w:line="247" w:lineRule="auto"/>
            </w:pPr>
            <w:r>
              <w:rPr>
                <w:rFonts w:ascii="Arial" w:eastAsia="Microsoft YaHei" w:hAnsi="Arial"/>
                <w:b/>
                <w:color w:val="FFFFFF"/>
                <w:sz w:val="17"/>
              </w:rPr>
              <w:t>物品 / 权限</w:t>
            </w:r>
          </w:p>
        </w:tc>
        <w:tc>
          <w:tcPr>
            <w:tcW w:type="dxa" w:w="2520"/>
            <w:shd w:fill="24476B"/>
            <w:tcMar>
              <w:top w:type="dxa" w:w="95"/>
              <w:bottom w:type="dxa" w:w="95"/>
            </w:tcMar>
            <w:vAlign w:val="center"/>
          </w:tcPr>
          <w:p w14:paraId="000000A9">
            <w:pPr>
              <w:spacing w:after="20" w:before="0" w:line="247" w:lineRule="auto"/>
            </w:pPr>
            <w:r>
              <w:rPr>
                <w:rFonts w:ascii="Arial" w:eastAsia="Microsoft YaHei" w:hAnsi="Arial"/>
                <w:b/>
                <w:color w:val="FFFFFF"/>
                <w:sz w:val="17"/>
              </w:rPr>
              <w:t>编号 / 范围</w:t>
            </w:r>
          </w:p>
        </w:tc>
        <w:tc>
          <w:tcPr>
            <w:tcW w:type="dxa" w:w="2131"/>
            <w:shd w:fill="24476B"/>
            <w:tcMar>
              <w:top w:type="dxa" w:w="95"/>
              <w:bottom w:type="dxa" w:w="95"/>
            </w:tcMar>
            <w:vAlign w:val="center"/>
          </w:tcPr>
          <w:p w14:paraId="000000AA">
            <w:pPr>
              <w:spacing w:after="20" w:before="0" w:line="247" w:lineRule="auto"/>
            </w:pPr>
            <w:r>
              <w:rPr>
                <w:rFonts w:ascii="Arial" w:eastAsia="Microsoft YaHei" w:hAnsi="Arial"/>
                <w:b/>
                <w:color w:val="FFFFFF"/>
                <w:sz w:val="17"/>
              </w:rPr>
              <w:t>领用确认</w:t>
            </w:r>
          </w:p>
        </w:tc>
        <w:tc>
          <w:tcPr>
            <w:tcW w:type="dxa" w:w="2131"/>
            <w:shd w:fill="24476B"/>
            <w:tcMar>
              <w:top w:type="dxa" w:w="95"/>
              <w:bottom w:type="dxa" w:w="95"/>
            </w:tcMar>
            <w:vAlign w:val="center"/>
          </w:tcPr>
          <w:p w14:paraId="000000AB">
            <w:pPr>
              <w:spacing w:after="20" w:before="0" w:line="247" w:lineRule="auto"/>
            </w:pPr>
            <w:r>
              <w:rPr>
                <w:rFonts w:ascii="Arial" w:eastAsia="Microsoft YaHei" w:hAnsi="Arial"/>
                <w:b/>
                <w:color w:val="FFFFFF"/>
                <w:sz w:val="17"/>
              </w:rPr>
              <w:t>归还确认</w:t>
            </w:r>
          </w:p>
        </w:tc>
      </w:tr>
      <w:tr>
        <w:trPr>
          <w:cantSplit/>
        </w:trPr>
        <w:tc>
          <w:tcPr>
            <w:tcW w:type="dxa" w:w="720"/>
            <w:tcMar>
              <w:top w:type="dxa" w:w="95"/>
              <w:bottom w:type="dxa" w:w="95"/>
            </w:tcMar>
            <w:vAlign w:val="center"/>
          </w:tcPr>
          <w:p w14:paraId="000000AC">
            <w:pPr>
              <w:spacing w:after="20" w:before="0" w:line="247" w:lineRule="auto"/>
            </w:pPr>
            <w:r>
              <w:rPr>
                <w:rFonts w:ascii="Arial" w:eastAsia="Microsoft YaHei" w:hAnsi="Arial"/>
                <w:b w:val="false"/>
                <w:color w:val="263442"/>
                <w:sz w:val="17"/>
              </w:rPr>
              <w:t>1</w:t>
            </w:r>
          </w:p>
        </w:tc>
        <w:tc>
          <w:tcPr>
            <w:tcW w:type="dxa" w:w="2376"/>
            <w:tcMar>
              <w:top w:type="dxa" w:w="95"/>
              <w:bottom w:type="dxa" w:w="95"/>
            </w:tcMar>
            <w:vAlign w:val="center"/>
          </w:tcPr>
          <w:p w14:paraId="000000AD">
            <w:pPr>
              <w:spacing w:after="20" w:before="0" w:line="247" w:lineRule="auto"/>
            </w:pPr>
            <w:r>
              <w:rPr>
                <w:rFonts w:ascii="Arial" w:eastAsia="Microsoft YaHei" w:hAnsi="Arial"/>
                <w:b w:val="false"/>
                <w:color w:val="263442"/>
                <w:sz w:val="17"/>
              </w:rPr>
              <w:t>办公电脑</w:t>
            </w:r>
          </w:p>
        </w:tc>
        <w:tc>
          <w:tcPr>
            <w:tcW w:type="dxa" w:w="2520"/>
            <w:tcMar>
              <w:top w:type="dxa" w:w="95"/>
              <w:bottom w:type="dxa" w:w="95"/>
            </w:tcMar>
            <w:vAlign w:val="center"/>
          </w:tcPr>
          <w:p w14:paraId="000000AE">
            <w:pPr>
              <w:spacing w:after="20" w:before="0" w:line="247" w:lineRule="auto"/>
            </w:pPr>
            <w:r>
              <w:rPr>
                <w:rFonts w:ascii="Arial" w:eastAsia="Microsoft YaHei" w:hAnsi="Arial"/>
                <w:b w:val="false"/>
                <w:color w:val="263442"/>
                <w:sz w:val="17"/>
              </w:rPr>
              <w:t>CH-LT-2048</w:t>
            </w:r>
          </w:p>
        </w:tc>
        <w:tc>
          <w:tcPr>
            <w:tcW w:type="dxa" w:w="2131"/>
            <w:tcMar>
              <w:top w:type="dxa" w:w="95"/>
              <w:bottom w:type="dxa" w:w="95"/>
            </w:tcMar>
            <w:vAlign w:val="center"/>
          </w:tcPr>
          <w:p w14:paraId="000000AF">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0">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1">
            <w:pPr>
              <w:spacing w:after="20" w:before="0" w:line="247" w:lineRule="auto"/>
            </w:pPr>
            <w:r>
              <w:rPr>
                <w:rFonts w:ascii="Arial" w:eastAsia="Microsoft YaHei" w:hAnsi="Arial"/>
                <w:b w:val="false"/>
                <w:color w:val="263442"/>
                <w:sz w:val="17"/>
              </w:rPr>
              <w:t>2</w:t>
            </w:r>
          </w:p>
        </w:tc>
        <w:tc>
          <w:tcPr>
            <w:tcW w:type="dxa" w:w="2376"/>
            <w:tcMar>
              <w:top w:type="dxa" w:w="95"/>
              <w:bottom w:type="dxa" w:w="95"/>
            </w:tcMar>
            <w:vAlign w:val="center"/>
          </w:tcPr>
          <w:p w14:paraId="000000B2">
            <w:pPr>
              <w:spacing w:after="20" w:before="0" w:line="247" w:lineRule="auto"/>
            </w:pPr>
            <w:r>
              <w:rPr>
                <w:rFonts w:ascii="Arial" w:eastAsia="Microsoft YaHei" w:hAnsi="Arial"/>
                <w:b w:val="false"/>
                <w:color w:val="263442"/>
                <w:sz w:val="17"/>
              </w:rPr>
              <w:t>门禁卡</w:t>
            </w:r>
          </w:p>
        </w:tc>
        <w:tc>
          <w:tcPr>
            <w:tcW w:type="dxa" w:w="2520"/>
            <w:tcMar>
              <w:top w:type="dxa" w:w="95"/>
              <w:bottom w:type="dxa" w:w="95"/>
            </w:tcMar>
            <w:vAlign w:val="center"/>
          </w:tcPr>
          <w:p w14:paraId="000000B3">
            <w:pPr>
              <w:spacing w:after="20" w:before="0" w:line="247" w:lineRule="auto"/>
            </w:pPr>
            <w:r>
              <w:rPr>
                <w:rFonts w:ascii="Arial" w:eastAsia="Microsoft YaHei" w:hAnsi="Arial"/>
                <w:b w:val="false"/>
                <w:color w:val="263442"/>
                <w:sz w:val="17"/>
              </w:rPr>
              <w:t>SH-168-04</w:t>
            </w:r>
          </w:p>
        </w:tc>
        <w:tc>
          <w:tcPr>
            <w:tcW w:type="dxa" w:w="2131"/>
            <w:tcMar>
              <w:top w:type="dxa" w:w="95"/>
              <w:bottom w:type="dxa" w:w="95"/>
            </w:tcMar>
            <w:vAlign w:val="center"/>
          </w:tcPr>
          <w:p w14:paraId="000000B4">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5">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6">
            <w:pPr>
              <w:spacing w:after="20" w:before="0" w:line="247" w:lineRule="auto"/>
            </w:pPr>
            <w:r>
              <w:rPr>
                <w:rFonts w:ascii="Arial" w:eastAsia="Microsoft YaHei" w:hAnsi="Arial"/>
                <w:b w:val="false"/>
                <w:color w:val="263442"/>
                <w:sz w:val="17"/>
              </w:rPr>
              <w:t>3</w:t>
            </w:r>
          </w:p>
        </w:tc>
        <w:tc>
          <w:tcPr>
            <w:tcW w:type="dxa" w:w="2376"/>
            <w:tcMar>
              <w:top w:type="dxa" w:w="95"/>
              <w:bottom w:type="dxa" w:w="95"/>
            </w:tcMar>
            <w:vAlign w:val="center"/>
          </w:tcPr>
          <w:p w14:paraId="000000B7">
            <w:pPr>
              <w:spacing w:after="20" w:before="0" w:line="247" w:lineRule="auto"/>
            </w:pPr>
            <w:r>
              <w:rPr>
                <w:rFonts w:ascii="Arial" w:eastAsia="Microsoft YaHei" w:hAnsi="Arial"/>
                <w:b w:val="false"/>
                <w:color w:val="263442"/>
                <w:sz w:val="17"/>
              </w:rPr>
              <w:t>多因素认证令牌</w:t>
            </w:r>
          </w:p>
        </w:tc>
        <w:tc>
          <w:tcPr>
            <w:tcW w:type="dxa" w:w="2520"/>
            <w:tcMar>
              <w:top w:type="dxa" w:w="95"/>
              <w:bottom w:type="dxa" w:w="95"/>
            </w:tcMar>
            <w:vAlign w:val="center"/>
          </w:tcPr>
          <w:p w14:paraId="000000B8">
            <w:pPr>
              <w:spacing w:after="20" w:before="0" w:line="247" w:lineRule="auto"/>
            </w:pPr>
            <w:r>
              <w:rPr>
                <w:rFonts w:ascii="Arial" w:eastAsia="Microsoft YaHei" w:hAnsi="Arial"/>
                <w:b w:val="false"/>
                <w:color w:val="263442"/>
                <w:sz w:val="17"/>
              </w:rPr>
              <w:t>MFA-77821</w:t>
            </w:r>
          </w:p>
        </w:tc>
        <w:tc>
          <w:tcPr>
            <w:tcW w:type="dxa" w:w="2131"/>
            <w:tcMar>
              <w:top w:type="dxa" w:w="95"/>
              <w:bottom w:type="dxa" w:w="95"/>
            </w:tcMar>
            <w:vAlign w:val="center"/>
          </w:tcPr>
          <w:p w14:paraId="000000B9">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A">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BB">
            <w:pPr>
              <w:spacing w:after="20" w:before="0" w:line="247" w:lineRule="auto"/>
            </w:pPr>
            <w:r>
              <w:rPr>
                <w:rFonts w:ascii="Arial" w:eastAsia="Microsoft YaHei" w:hAnsi="Arial"/>
                <w:b w:val="false"/>
                <w:color w:val="263442"/>
                <w:sz w:val="17"/>
              </w:rPr>
              <w:t>4</w:t>
            </w:r>
          </w:p>
        </w:tc>
        <w:tc>
          <w:tcPr>
            <w:tcW w:type="dxa" w:w="2376"/>
            <w:tcMar>
              <w:top w:type="dxa" w:w="95"/>
              <w:bottom w:type="dxa" w:w="95"/>
            </w:tcMar>
            <w:vAlign w:val="center"/>
          </w:tcPr>
          <w:p w14:paraId="000000BC">
            <w:pPr>
              <w:spacing w:after="20" w:before="0" w:line="247" w:lineRule="auto"/>
            </w:pPr>
            <w:r>
              <w:rPr>
                <w:rFonts w:ascii="Arial" w:eastAsia="Microsoft YaHei" w:hAnsi="Arial"/>
                <w:b w:val="false"/>
                <w:color w:val="263442"/>
                <w:sz w:val="17"/>
              </w:rPr>
              <w:t>测试环境只读权限</w:t>
            </w:r>
          </w:p>
        </w:tc>
        <w:tc>
          <w:tcPr>
            <w:tcW w:type="dxa" w:w="2520"/>
            <w:tcMar>
              <w:top w:type="dxa" w:w="95"/>
              <w:bottom w:type="dxa" w:w="95"/>
            </w:tcMar>
            <w:vAlign w:val="center"/>
          </w:tcPr>
          <w:p w14:paraId="000000BD">
            <w:pPr>
              <w:spacing w:after="20" w:before="0" w:line="247" w:lineRule="auto"/>
            </w:pPr>
            <w:r>
              <w:rPr>
                <w:rFonts w:ascii="Arial" w:eastAsia="Microsoft YaHei" w:hAnsi="Arial"/>
                <w:b w:val="false"/>
                <w:color w:val="263442"/>
                <w:sz w:val="17"/>
              </w:rPr>
              <w:t>OPS-READ-P4</w:t>
            </w:r>
          </w:p>
        </w:tc>
        <w:tc>
          <w:tcPr>
            <w:tcW w:type="dxa" w:w="2131"/>
            <w:tcMar>
              <w:top w:type="dxa" w:w="95"/>
              <w:bottom w:type="dxa" w:w="95"/>
            </w:tcMar>
            <w:vAlign w:val="center"/>
          </w:tcPr>
          <w:p w14:paraId="000000BE">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BF">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0">
            <w:pPr>
              <w:spacing w:after="20" w:before="0" w:line="247" w:lineRule="auto"/>
            </w:pPr>
            <w:r>
              <w:rPr>
                <w:rFonts w:ascii="Arial" w:eastAsia="Microsoft YaHei" w:hAnsi="Arial"/>
                <w:b w:val="false"/>
                <w:color w:val="263442"/>
                <w:sz w:val="17"/>
              </w:rPr>
              <w:t>5</w:t>
            </w:r>
          </w:p>
        </w:tc>
        <w:tc>
          <w:tcPr>
            <w:tcW w:type="dxa" w:w="2376"/>
            <w:tcMar>
              <w:top w:type="dxa" w:w="95"/>
              <w:bottom w:type="dxa" w:w="95"/>
            </w:tcMar>
            <w:vAlign w:val="center"/>
          </w:tcPr>
          <w:p w14:paraId="000000C1">
            <w:pPr>
              <w:spacing w:after="20" w:before="0" w:line="247" w:lineRule="auto"/>
            </w:pPr>
            <w:r>
              <w:rPr>
                <w:rFonts w:ascii="Arial" w:eastAsia="Microsoft YaHei" w:hAnsi="Arial"/>
                <w:b w:val="false"/>
                <w:color w:val="263442"/>
                <w:sz w:val="17"/>
              </w:rPr>
              <w:t>客户生产权限（如获批准）</w:t>
            </w:r>
          </w:p>
        </w:tc>
        <w:tc>
          <w:tcPr>
            <w:tcW w:type="dxa" w:w="2520"/>
            <w:tcMar>
              <w:top w:type="dxa" w:w="95"/>
              <w:bottom w:type="dxa" w:w="95"/>
            </w:tcMar>
            <w:vAlign w:val="center"/>
          </w:tcPr>
          <w:p w14:paraId="000000C2">
            <w:pPr>
              <w:spacing w:after="20" w:before="0" w:line="247" w:lineRule="auto"/>
            </w:pPr>
            <w:r>
              <w:rPr>
                <w:rFonts w:ascii="Arial" w:eastAsia="Microsoft YaHei" w:hAnsi="Arial"/>
                <w:b w:val="false"/>
                <w:color w:val="263442"/>
                <w:sz w:val="17"/>
              </w:rPr>
              <w:t>按审批记录开通</w:t>
            </w:r>
          </w:p>
        </w:tc>
        <w:tc>
          <w:tcPr>
            <w:tcW w:type="dxa" w:w="2131"/>
            <w:tcMar>
              <w:top w:type="dxa" w:w="95"/>
              <w:bottom w:type="dxa" w:w="95"/>
            </w:tcMar>
            <w:vAlign w:val="center"/>
          </w:tcPr>
          <w:p w14:paraId="000000C3">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4">
            <w:pPr>
              <w:spacing w:after="20" w:before="0" w:line="247" w:lineRule="auto"/>
            </w:pPr>
            <w:r>
              <w:rPr>
                <w:rFonts w:ascii="Arial" w:eastAsia="Microsoft YaHei" w:hAnsi="Arial"/>
                <w:b w:val="false"/>
                <w:color w:val="263442"/>
                <w:sz w:val="17"/>
              </w:rPr>
              <w:t>待填写</w:t>
            </w:r>
          </w:p>
        </w:tc>
      </w:tr>
      <w:tr>
        <w:trPr>
          <w:cantSplit/>
        </w:trPr>
        <w:tc>
          <w:tcPr>
            <w:tcW w:type="dxa" w:w="720"/>
            <w:tcMar>
              <w:top w:type="dxa" w:w="95"/>
              <w:bottom w:type="dxa" w:w="95"/>
            </w:tcMar>
            <w:vAlign w:val="center"/>
          </w:tcPr>
          <w:p w14:paraId="000000C5">
            <w:pPr>
              <w:spacing w:after="20" w:before="0" w:line="247" w:lineRule="auto"/>
            </w:pPr>
            <w:r>
              <w:rPr>
                <w:rFonts w:ascii="Arial" w:eastAsia="Microsoft YaHei" w:hAnsi="Arial"/>
                <w:b w:val="false"/>
                <w:color w:val="263442"/>
                <w:sz w:val="17"/>
              </w:rPr>
              <w:t>6</w:t>
            </w:r>
          </w:p>
        </w:tc>
        <w:tc>
          <w:tcPr>
            <w:tcW w:type="dxa" w:w="2376"/>
            <w:tcMar>
              <w:top w:type="dxa" w:w="95"/>
              <w:bottom w:type="dxa" w:w="95"/>
            </w:tcMar>
            <w:vAlign w:val="center"/>
          </w:tcPr>
          <w:p w14:paraId="000000C6">
            <w:pPr>
              <w:spacing w:after="20" w:before="0" w:line="247" w:lineRule="auto"/>
            </w:pPr>
            <w:r>
              <w:rPr>
                <w:rFonts w:ascii="Arial" w:eastAsia="Microsoft YaHei" w:hAnsi="Arial"/>
                <w:b w:val="false"/>
                <w:color w:val="263442"/>
                <w:sz w:val="17"/>
              </w:rPr>
              <w:t>纸质资料或其他载体</w:t>
            </w:r>
          </w:p>
        </w:tc>
        <w:tc>
          <w:tcPr>
            <w:tcW w:type="dxa" w:w="2520"/>
            <w:tcMar>
              <w:top w:type="dxa" w:w="95"/>
              <w:bottom w:type="dxa" w:w="95"/>
            </w:tcMar>
            <w:vAlign w:val="center"/>
          </w:tcPr>
          <w:p w14:paraId="000000C7">
            <w:pPr>
              <w:spacing w:after="20" w:before="0" w:line="247" w:lineRule="auto"/>
            </w:pPr>
            <w:r>
              <w:rPr>
                <w:rFonts w:ascii="Arial" w:eastAsia="Microsoft YaHei" w:hAnsi="Arial"/>
                <w:b w:val="false"/>
                <w:color w:val="263442"/>
                <w:sz w:val="17"/>
              </w:rPr>
              <w:t>以交接单为准</w:t>
            </w:r>
          </w:p>
        </w:tc>
        <w:tc>
          <w:tcPr>
            <w:tcW w:type="dxa" w:w="2131"/>
            <w:tcMar>
              <w:top w:type="dxa" w:w="95"/>
              <w:bottom w:type="dxa" w:w="95"/>
            </w:tcMar>
            <w:vAlign w:val="center"/>
          </w:tcPr>
          <w:p w14:paraId="000000C8">
            <w:pPr>
              <w:spacing w:after="20" w:before="0" w:line="247" w:lineRule="auto"/>
            </w:pPr>
            <w:r>
              <w:rPr>
                <w:rFonts w:ascii="Arial" w:eastAsia="Microsoft YaHei" w:hAnsi="Arial"/>
                <w:b w:val="false"/>
                <w:color w:val="263442"/>
                <w:sz w:val="17"/>
              </w:rPr>
              <w:t>待填写</w:t>
            </w:r>
          </w:p>
        </w:tc>
        <w:tc>
          <w:tcPr>
            <w:tcW w:type="dxa" w:w="2131"/>
            <w:tcMar>
              <w:top w:type="dxa" w:w="95"/>
              <w:bottom w:type="dxa" w:w="95"/>
            </w:tcMar>
            <w:vAlign w:val="center"/>
          </w:tcPr>
          <w:p w14:paraId="000000C9">
            <w:pPr>
              <w:spacing w:after="20" w:before="0" w:line="247" w:lineRule="auto"/>
            </w:pPr>
            <w:r>
              <w:rPr>
                <w:rFonts w:ascii="Arial" w:eastAsia="Microsoft YaHei" w:hAnsi="Arial"/>
                <w:b w:val="false"/>
                <w:color w:val="263442"/>
                <w:sz w:val="17"/>
              </w:rPr>
              <w:t>待填写</w:t>
            </w:r>
          </w:p>
        </w:tc>
      </w:tr>
    </w:tbl>
    <w:p w14:paraId="000000CA">
      <w:pPr>
        <w:pStyle w:val="Heading2"/>
      </w:pPr>
      <w:bookmarkStart w:id="81" w:name="annex_c_1"/>
      <w:r>
        <w:t>C.1  工作交接记录</w:t>
      </w:r>
      <w:bookmarkEnd w:id="81"/>
    </w:p>
    <w:p w14:paraId="000000CB">
      <w:pPr>
        <w:keepLines/>
        <w:spacing w:after="100"/>
      </w:pPr>
      <w:r>
        <w:rPr>
          <w:rFonts w:ascii="Arial" w:eastAsia="Microsoft YaHei" w:hAnsi="Arial"/>
          <w:b/>
          <w:color w:val="263442"/>
          <w:sz w:val="20"/>
        </w:rPr>
        <w:t xml:space="preserve">C.1.1  </w:t>
      </w:r>
      <w:r>
        <w:rPr>
          <w:rFonts w:ascii="Arial" w:eastAsia="Microsoft YaHei" w:hAnsi="Arial"/>
          <w:color w:val="263442"/>
          <w:sz w:val="20"/>
        </w:rPr>
        <w:t>离岗或岗位交接时，双方应记录文件存放位置、待办事项、风险状态和接收人。交接记录用于说明已移交事项，不替代依法办理的解除、终止或工资结算程序。</w:t>
      </w:r>
    </w:p>
    <w:p w14:paraId="000000CC">
      <w:pPr>
        <w:keepLines/>
        <w:spacing w:after="100"/>
      </w:pPr>
      <w:r>
        <w:rPr>
          <w:rFonts w:ascii="Arial" w:eastAsia="Microsoft YaHei" w:hAnsi="Arial"/>
          <w:b/>
          <w:color w:val="263442"/>
          <w:sz w:val="20"/>
        </w:rPr>
        <w:t xml:space="preserve">C.1.2  </w:t>
      </w:r>
      <w:r>
        <w:rPr>
          <w:rFonts w:ascii="Arial" w:eastAsia="Microsoft YaHei" w:hAnsi="Arial"/>
          <w:color w:val="263442"/>
          <w:sz w:val="20"/>
        </w:rPr>
        <w:t>账号停用、设备归还和文件移交应分别记录完成时间。不得要求乙方提供个人账号密码；对工作账号应通过甲方管理流程进行权限移交或重置。</w:t>
      </w:r>
    </w:p>
    <w:p w14:paraId="000000CD">
      <w:r>
        <w:br w:type="page"/>
      </w:r>
    </w:p>
    <w:p w14:paraId="000000CE">
      <w:pPr>
        <w:pStyle w:val="Heading2"/>
      </w:pPr>
      <w:bookmarkStart w:id="82" w:name="annex_c_2"/>
      <w:r>
        <w:t>C.2  通知与文件签收记录</w:t>
      </w:r>
      <w:bookmarkEnd w:id="82"/>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2498"/>
        <w:gridCol w:w="2498"/>
        <w:gridCol w:w="2498"/>
        <w:gridCol w:w="2498"/>
      </w:tblGrid>
      <w:tr>
        <w:trPr>
          <w:cantSplit/>
          <w:tblHeader w:val="true"/>
        </w:trPr>
        <w:tc>
          <w:tcPr>
            <w:tcW w:type="dxa" w:w="2448"/>
            <w:shd w:fill="24476B"/>
            <w:tcMar>
              <w:top w:type="dxa" w:w="95"/>
              <w:bottom w:type="dxa" w:w="95"/>
            </w:tcMar>
            <w:vAlign w:val="center"/>
          </w:tcPr>
          <w:p w14:paraId="000000CF">
            <w:pPr>
              <w:spacing w:after="20" w:before="0" w:line="247" w:lineRule="auto"/>
            </w:pPr>
            <w:r>
              <w:rPr>
                <w:rFonts w:ascii="Arial" w:eastAsia="Microsoft YaHei" w:hAnsi="Arial"/>
                <w:b/>
                <w:color w:val="FFFFFF"/>
                <w:sz w:val="17"/>
              </w:rPr>
              <w:t>文件名称</w:t>
            </w:r>
          </w:p>
        </w:tc>
        <w:tc>
          <w:tcPr>
            <w:tcW w:type="dxa" w:w="1843"/>
            <w:shd w:fill="24476B"/>
            <w:tcMar>
              <w:top w:type="dxa" w:w="95"/>
              <w:bottom w:type="dxa" w:w="95"/>
            </w:tcMar>
            <w:vAlign w:val="center"/>
          </w:tcPr>
          <w:p w14:paraId="000000D0">
            <w:pPr>
              <w:spacing w:after="20" w:before="0" w:line="247" w:lineRule="auto"/>
            </w:pPr>
            <w:r>
              <w:rPr>
                <w:rFonts w:ascii="Arial" w:eastAsia="Microsoft YaHei" w:hAnsi="Arial"/>
                <w:b/>
                <w:color w:val="FFFFFF"/>
                <w:sz w:val="17"/>
              </w:rPr>
              <w:t>交付日期</w:t>
            </w:r>
          </w:p>
        </w:tc>
        <w:tc>
          <w:tcPr>
            <w:tcW w:type="dxa" w:w="2304"/>
            <w:shd w:fill="24476B"/>
            <w:tcMar>
              <w:top w:type="dxa" w:w="95"/>
              <w:bottom w:type="dxa" w:w="95"/>
            </w:tcMar>
            <w:vAlign w:val="center"/>
          </w:tcPr>
          <w:p w14:paraId="000000D1">
            <w:pPr>
              <w:spacing w:after="20" w:before="0" w:line="247" w:lineRule="auto"/>
            </w:pPr>
            <w:r>
              <w:rPr>
                <w:rFonts w:ascii="Arial" w:eastAsia="Microsoft YaHei" w:hAnsi="Arial"/>
                <w:b/>
                <w:color w:val="FFFFFF"/>
                <w:sz w:val="17"/>
              </w:rPr>
              <w:t>交付方式</w:t>
            </w:r>
          </w:p>
        </w:tc>
        <w:tc>
          <w:tcPr>
            <w:tcW w:type="dxa" w:w="3283"/>
            <w:shd w:fill="24476B"/>
            <w:tcMar>
              <w:top w:type="dxa" w:w="95"/>
              <w:bottom w:type="dxa" w:w="95"/>
            </w:tcMar>
            <w:vAlign w:val="center"/>
          </w:tcPr>
          <w:p w14:paraId="000000D2">
            <w:pPr>
              <w:spacing w:after="20" w:before="0" w:line="247" w:lineRule="auto"/>
            </w:pPr>
            <w:r>
              <w:rPr>
                <w:rFonts w:ascii="Arial" w:eastAsia="Microsoft YaHei" w:hAnsi="Arial"/>
                <w:b/>
                <w:color w:val="FFFFFF"/>
                <w:sz w:val="17"/>
              </w:rPr>
              <w:t>接收人签字 / 电子记录</w:t>
            </w:r>
          </w:p>
        </w:tc>
      </w:tr>
      <w:tr>
        <w:trPr>
          <w:cantSplit/>
        </w:trPr>
        <w:tc>
          <w:tcPr>
            <w:tcW w:type="dxa" w:w="2448"/>
            <w:tcMar>
              <w:top w:type="dxa" w:w="95"/>
              <w:bottom w:type="dxa" w:w="95"/>
            </w:tcMar>
            <w:vAlign w:val="center"/>
          </w:tcPr>
          <w:p w14:paraId="000000D3">
            <w:pPr>
              <w:spacing w:after="20" w:before="0" w:line="247" w:lineRule="auto"/>
            </w:pPr>
            <w:r>
              <w:rPr>
                <w:rFonts w:ascii="Arial" w:eastAsia="Microsoft YaHei" w:hAnsi="Arial"/>
                <w:b w:val="false"/>
                <w:color w:val="263442"/>
                <w:sz w:val="17"/>
              </w:rPr>
              <w:t>合同正文及附件</w:t>
            </w:r>
          </w:p>
        </w:tc>
        <w:tc>
          <w:tcPr>
            <w:tcW w:type="dxa" w:w="1843"/>
            <w:tcMar>
              <w:top w:type="dxa" w:w="95"/>
              <w:bottom w:type="dxa" w:w="95"/>
            </w:tcMar>
            <w:vAlign w:val="center"/>
          </w:tcPr>
          <w:p w14:paraId="000000D4">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5">
            <w:pPr>
              <w:spacing w:after="20" w:before="0" w:line="247" w:lineRule="auto"/>
            </w:pPr>
            <w:r>
              <w:rPr>
                <w:rFonts w:ascii="Arial" w:eastAsia="Microsoft YaHei" w:hAnsi="Arial"/>
                <w:b w:val="false"/>
                <w:color w:val="263442"/>
                <w:sz w:val="17"/>
              </w:rPr>
              <w:t>纸质 / 电子</w:t>
            </w:r>
          </w:p>
        </w:tc>
        <w:tc>
          <w:tcPr>
            <w:tcW w:type="dxa" w:w="3283"/>
            <w:tcMar>
              <w:top w:type="dxa" w:w="95"/>
              <w:bottom w:type="dxa" w:w="95"/>
            </w:tcMar>
            <w:vAlign w:val="center"/>
          </w:tcPr>
          <w:p w14:paraId="000000D6">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7">
            <w:pPr>
              <w:spacing w:after="20" w:before="0" w:line="247" w:lineRule="auto"/>
            </w:pPr>
            <w:r>
              <w:rPr>
                <w:rFonts w:ascii="Arial" w:eastAsia="Microsoft YaHei" w:hAnsi="Arial"/>
                <w:b w:val="false"/>
                <w:color w:val="263442"/>
                <w:sz w:val="17"/>
              </w:rPr>
              <w:t>规章制度告知记录</w:t>
            </w:r>
          </w:p>
        </w:tc>
        <w:tc>
          <w:tcPr>
            <w:tcW w:type="dxa" w:w="1843"/>
            <w:tcMar>
              <w:top w:type="dxa" w:w="95"/>
              <w:bottom w:type="dxa" w:w="95"/>
            </w:tcMar>
            <w:vAlign w:val="center"/>
          </w:tcPr>
          <w:p w14:paraId="000000D8">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9">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A">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B">
            <w:pPr>
              <w:spacing w:after="20" w:before="0" w:line="247" w:lineRule="auto"/>
            </w:pPr>
            <w:r>
              <w:rPr>
                <w:rFonts w:ascii="Arial" w:eastAsia="Microsoft YaHei" w:hAnsi="Arial"/>
                <w:b w:val="false"/>
                <w:color w:val="263442"/>
                <w:sz w:val="17"/>
              </w:rPr>
              <w:t>岗位职责说明</w:t>
            </w:r>
          </w:p>
        </w:tc>
        <w:tc>
          <w:tcPr>
            <w:tcW w:type="dxa" w:w="1843"/>
            <w:tcMar>
              <w:top w:type="dxa" w:w="95"/>
              <w:bottom w:type="dxa" w:w="95"/>
            </w:tcMar>
            <w:vAlign w:val="center"/>
          </w:tcPr>
          <w:p w14:paraId="000000DC">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DD">
            <w:pPr>
              <w:spacing w:after="20" w:before="0" w:line="247" w:lineRule="auto"/>
            </w:pPr>
            <w:r>
              <w:rPr>
                <w:rFonts w:ascii="Arial" w:eastAsia="Microsoft YaHei" w:hAnsi="Arial"/>
                <w:b w:val="false"/>
                <w:color w:val="263442"/>
                <w:sz w:val="17"/>
              </w:rPr>
              <w:t>纸质 / 系统</w:t>
            </w:r>
          </w:p>
        </w:tc>
        <w:tc>
          <w:tcPr>
            <w:tcW w:type="dxa" w:w="3283"/>
            <w:tcMar>
              <w:top w:type="dxa" w:w="95"/>
              <w:bottom w:type="dxa" w:w="95"/>
            </w:tcMar>
            <w:vAlign w:val="center"/>
          </w:tcPr>
          <w:p w14:paraId="000000DE">
            <w:pPr>
              <w:spacing w:after="20" w:before="0" w:line="247" w:lineRule="auto"/>
            </w:pPr>
            <w:r>
              <w:rPr>
                <w:rFonts w:ascii="Arial" w:eastAsia="Microsoft YaHei" w:hAnsi="Arial"/>
                <w:b w:val="false"/>
                <w:color w:val="263442"/>
                <w:sz w:val="17"/>
              </w:rPr>
              <w:t>________________________</w:t>
            </w:r>
          </w:p>
        </w:tc>
      </w:tr>
      <w:tr>
        <w:trPr>
          <w:cantSplit/>
        </w:trPr>
        <w:tc>
          <w:tcPr>
            <w:tcW w:type="dxa" w:w="2448"/>
            <w:tcMar>
              <w:top w:type="dxa" w:w="95"/>
              <w:bottom w:type="dxa" w:w="95"/>
            </w:tcMar>
            <w:vAlign w:val="center"/>
          </w:tcPr>
          <w:p w14:paraId="000000DF">
            <w:pPr>
              <w:spacing w:after="20" w:before="0" w:line="247" w:lineRule="auto"/>
            </w:pPr>
            <w:r>
              <w:rPr>
                <w:rFonts w:ascii="Arial" w:eastAsia="Microsoft YaHei" w:hAnsi="Arial"/>
                <w:b w:val="false"/>
                <w:color w:val="263442"/>
                <w:sz w:val="17"/>
              </w:rPr>
              <w:t>薪酬与账户信息说明</w:t>
            </w:r>
          </w:p>
        </w:tc>
        <w:tc>
          <w:tcPr>
            <w:tcW w:type="dxa" w:w="1843"/>
            <w:tcMar>
              <w:top w:type="dxa" w:w="95"/>
              <w:bottom w:type="dxa" w:w="95"/>
            </w:tcMar>
            <w:vAlign w:val="center"/>
          </w:tcPr>
          <w:p w14:paraId="000000E0">
            <w:pPr>
              <w:spacing w:after="20" w:before="0" w:line="247" w:lineRule="auto"/>
            </w:pPr>
            <w:r>
              <w:rPr>
                <w:rFonts w:ascii="Arial" w:eastAsia="Microsoft YaHei" w:hAnsi="Arial"/>
                <w:b w:val="false"/>
                <w:color w:val="263442"/>
                <w:sz w:val="17"/>
              </w:rPr>
              <w:t>____年__月__日</w:t>
            </w:r>
          </w:p>
        </w:tc>
        <w:tc>
          <w:tcPr>
            <w:tcW w:type="dxa" w:w="2304"/>
            <w:tcMar>
              <w:top w:type="dxa" w:w="95"/>
              <w:bottom w:type="dxa" w:w="95"/>
            </w:tcMar>
            <w:vAlign w:val="center"/>
          </w:tcPr>
          <w:p w14:paraId="000000E1">
            <w:pPr>
              <w:spacing w:after="20" w:before="0" w:line="247" w:lineRule="auto"/>
            </w:pPr>
            <w:r>
              <w:rPr>
                <w:rFonts w:ascii="Arial" w:eastAsia="Microsoft YaHei" w:hAnsi="Arial"/>
                <w:b w:val="false"/>
                <w:color w:val="263442"/>
                <w:sz w:val="17"/>
              </w:rPr>
              <w:t>单独安全交付</w:t>
            </w:r>
          </w:p>
        </w:tc>
        <w:tc>
          <w:tcPr>
            <w:tcW w:type="dxa" w:w="3283"/>
            <w:tcMar>
              <w:top w:type="dxa" w:w="95"/>
              <w:bottom w:type="dxa" w:w="95"/>
            </w:tcMar>
            <w:vAlign w:val="center"/>
          </w:tcPr>
          <w:p w14:paraId="000000E2">
            <w:pPr>
              <w:spacing w:after="20" w:before="0" w:line="247" w:lineRule="auto"/>
            </w:pPr>
            <w:r>
              <w:rPr>
                <w:rFonts w:ascii="Arial" w:eastAsia="Microsoft YaHei" w:hAnsi="Arial"/>
                <w:b w:val="false"/>
                <w:color w:val="263442"/>
                <w:sz w:val="17"/>
              </w:rPr>
              <w:t>________________________</w:t>
            </w:r>
          </w:p>
        </w:tc>
      </w:tr>
    </w:tbl>
    <w:p w14:paraId="000000E3">
      <w:pPr>
        <w:pStyle w:val="Heading1"/>
      </w:pPr>
      <w:bookmarkStart w:id="90" w:name="signature_page"/>
      <w:r>
        <w:t>签署页</w:t>
      </w:r>
      <w:bookmarkEnd w:id="90"/>
    </w:p>
    <w:p w14:paraId="000000E4">
      <w:r>
        <w:rPr>
          <w:rFonts w:ascii="Arial" w:eastAsia="Microsoft YaHei" w:hAnsi="Arial"/>
          <w:color w:val="263442"/>
          <w:sz w:val="20"/>
        </w:rPr>
        <w:t>甲乙双方确认已阅读本合同正文及附件，签署内容以双方最终确认的书面文本为准。</w:t>
      </w:r>
    </w:p>
    <w:tbl>
      <w:tblPr>
        <w:tblStyle w:val="TableGrid"/>
        <w:tblW w:type="auto" w:w="0"/>
        <w:tblBorders>
          <w:top w:color="C9D3DE" w:space="0" w:sz="4" w:val="single"/>
          <w:left w:color="C9D3DE" w:space="0" w:sz="4" w:val="single"/>
          <w:bottom w:color="C9D3DE" w:space="0" w:sz="4" w:val="single"/>
          <w:right w:color="C9D3DE" w:space="0" w:sz="4" w:val="single"/>
          <w:insideH w:color="C9D3DE" w:space="0" w:sz="4" w:val="single"/>
          <w:insideV w:color="C9D3DE" w:space="0" w:sz="4" w:val="single"/>
        </w:tblBorders>
        <w:tblLayout w:type="fixed"/>
        <w:tblLook w:firstColumn="1" w:firstRow="1" w:lastColumn="0" w:lastRow="0" w:noHBand="0" w:noVBand="1" w:val="04A0"/>
      </w:tblPr>
      <w:tblGrid>
        <w:gridCol w:w="4997"/>
        <w:gridCol w:w="4997"/>
      </w:tblGrid>
      <w:tr>
        <w:trPr>
          <w:cantSplit/>
          <w:tblHeader w:val="true"/>
        </w:trPr>
        <w:tc>
          <w:tcPr>
            <w:tcW w:type="dxa" w:w="4867"/>
            <w:shd w:fill="24476B"/>
            <w:tcMar>
              <w:top w:type="dxa" w:w="95"/>
              <w:bottom w:type="dxa" w:w="95"/>
            </w:tcMar>
            <w:vAlign w:val="center"/>
          </w:tcPr>
          <w:p w14:paraId="000000E5">
            <w:pPr>
              <w:spacing w:after="20" w:before="0" w:line="247" w:lineRule="auto"/>
            </w:pPr>
            <w:r>
              <w:rPr>
                <w:rFonts w:ascii="Arial" w:eastAsia="Microsoft YaHei" w:hAnsi="Arial"/>
                <w:b/>
                <w:color w:val="FFFFFF"/>
                <w:sz w:val="18"/>
              </w:rPr>
              <w:t>甲方（盖章）</w:t>
            </w:r>
          </w:p>
        </w:tc>
        <w:tc>
          <w:tcPr>
            <w:tcW w:type="dxa" w:w="4867"/>
            <w:shd w:fill="24476B"/>
            <w:tcMar>
              <w:top w:type="dxa" w:w="95"/>
              <w:bottom w:type="dxa" w:w="95"/>
            </w:tcMar>
            <w:vAlign w:val="center"/>
          </w:tcPr>
          <w:p w14:paraId="000000E6">
            <w:pPr>
              <w:spacing w:after="20" w:before="0" w:line="247" w:lineRule="auto"/>
            </w:pPr>
            <w:r>
              <w:rPr>
                <w:rFonts w:ascii="Arial" w:eastAsia="Microsoft YaHei" w:hAnsi="Arial"/>
                <w:b/>
                <w:color w:val="FFFFFF"/>
                <w:sz w:val="18"/>
              </w:rPr>
              <w:t>乙方（签名）</w:t>
            </w:r>
          </w:p>
        </w:tc>
      </w:tr>
      <w:tr>
        <w:trPr>
          <w:cantSplit/>
        </w:trPr>
        <w:tc>
          <w:tcPr>
            <w:tcW w:type="dxa" w:w="4867"/>
            <w:tcMar>
              <w:top w:type="dxa" w:w="95"/>
              <w:bottom w:type="dxa" w:w="95"/>
            </w:tcMar>
            <w:vAlign w:val="center"/>
          </w:tcPr>
          <w:p w14:paraId="000000E7">
            <w:pPr>
              <w:spacing w:after="20" w:before="0" w:line="247" w:lineRule="auto"/>
            </w:pPr>
            <w:r>
              <w:rPr>
                <w:rFonts w:ascii="Arial" w:eastAsia="Microsoft YaHei" w:hAnsi="Arial"/>
                <w:b w:val="false"/>
                <w:color w:val="263442"/>
                <w:sz w:val="18"/>
              </w:rPr>
              <w:t>单位名称：上海澄海数字科技有限公司（虚构）</w:t>
            </w:r>
          </w:p>
        </w:tc>
        <w:tc>
          <w:tcPr>
            <w:tcW w:type="dxa" w:w="4867"/>
            <w:tcMar>
              <w:top w:type="dxa" w:w="95"/>
              <w:bottom w:type="dxa" w:w="95"/>
            </w:tcMar>
            <w:vAlign w:val="center"/>
          </w:tcPr>
          <w:p w14:paraId="000000E8">
            <w:pPr>
              <w:spacing w:after="20" w:before="0" w:line="247" w:lineRule="auto"/>
            </w:pPr>
            <w:r>
              <w:rPr>
                <w:rFonts w:ascii="Arial" w:eastAsia="Microsoft YaHei" w:hAnsi="Arial"/>
                <w:b w:val="false"/>
                <w:color w:val="263442"/>
                <w:sz w:val="18"/>
              </w:rPr>
              <w:t>姓名：林知夏（虚构）</w:t>
            </w:r>
          </w:p>
        </w:tc>
      </w:tr>
      <w:tr>
        <w:trPr>
          <w:cantSplit/>
        </w:trPr>
        <w:tc>
          <w:tcPr>
            <w:tcW w:type="dxa" w:w="4867"/>
            <w:tcMar>
              <w:top w:type="dxa" w:w="95"/>
              <w:bottom w:type="dxa" w:w="95"/>
            </w:tcMar>
            <w:vAlign w:val="center"/>
          </w:tcPr>
          <w:p w14:paraId="000000E9">
            <w:pPr>
              <w:spacing w:after="20" w:before="0" w:line="247" w:lineRule="auto"/>
            </w:pPr>
            <w:r>
              <w:rPr>
                <w:rFonts w:ascii="Arial" w:eastAsia="Microsoft YaHei" w:hAnsi="Arial"/>
                <w:b w:val="false"/>
                <w:color w:val="263442"/>
                <w:sz w:val="18"/>
              </w:rPr>
              <w:t>法定代表人 / 委托代理人：____________</w:t>
            </w:r>
          </w:p>
        </w:tc>
        <w:tc>
          <w:tcPr>
            <w:tcW w:type="dxa" w:w="4867"/>
            <w:tcMar>
              <w:top w:type="dxa" w:w="95"/>
              <w:bottom w:type="dxa" w:w="95"/>
            </w:tcMar>
            <w:vAlign w:val="center"/>
          </w:tcPr>
          <w:p w14:paraId="000000EA">
            <w:pPr>
              <w:spacing w:after="20" w:before="0" w:line="247" w:lineRule="auto"/>
            </w:pPr>
            <w:r>
              <w:rPr>
                <w:rFonts w:ascii="Arial" w:eastAsia="Microsoft YaHei" w:hAnsi="Arial"/>
                <w:b w:val="false"/>
                <w:color w:val="263442"/>
                <w:sz w:val="18"/>
              </w:rPr>
              <w:t>签名：____________________________</w:t>
            </w:r>
          </w:p>
        </w:tc>
      </w:tr>
      <w:tr>
        <w:trPr>
          <w:cantSplit/>
        </w:trPr>
        <w:tc>
          <w:tcPr>
            <w:tcW w:type="dxa" w:w="4867"/>
            <w:tcMar>
              <w:top w:type="dxa" w:w="95"/>
              <w:bottom w:type="dxa" w:w="95"/>
            </w:tcMar>
            <w:vAlign w:val="center"/>
          </w:tcPr>
          <w:p w14:paraId="000000EB">
            <w:pPr>
              <w:spacing w:after="20" w:before="0" w:line="247" w:lineRule="auto"/>
            </w:pPr>
            <w:r>
              <w:rPr>
                <w:rFonts w:ascii="Arial" w:eastAsia="Microsoft YaHei" w:hAnsi="Arial"/>
                <w:b w:val="false"/>
                <w:color w:val="263442"/>
                <w:sz w:val="18"/>
              </w:rPr>
              <w:t>签署日期：____年____月____日</w:t>
            </w:r>
          </w:p>
        </w:tc>
        <w:tc>
          <w:tcPr>
            <w:tcW w:type="dxa" w:w="4867"/>
            <w:tcMar>
              <w:top w:type="dxa" w:w="95"/>
              <w:bottom w:type="dxa" w:w="95"/>
            </w:tcMar>
            <w:vAlign w:val="center"/>
          </w:tcPr>
          <w:p w14:paraId="000000EC">
            <w:pPr>
              <w:spacing w:after="20" w:before="0" w:line="247" w:lineRule="auto"/>
            </w:pPr>
            <w:r>
              <w:rPr>
                <w:rFonts w:ascii="Arial" w:eastAsia="Microsoft YaHei" w:hAnsi="Arial"/>
                <w:b w:val="false"/>
                <w:color w:val="263442"/>
                <w:sz w:val="18"/>
              </w:rPr>
              <w:t>签署日期：____年____月____日</w:t>
            </w:r>
          </w:p>
        </w:tc>
      </w:tr>
      <w:tr>
        <w:trPr>
          <w:cantSplit/>
        </w:trPr>
        <w:tc>
          <w:tcPr>
            <w:tcW w:type="dxa" w:w="4867"/>
            <w:tcMar>
              <w:top w:type="dxa" w:w="95"/>
              <w:bottom w:type="dxa" w:w="95"/>
            </w:tcMar>
            <w:vAlign w:val="center"/>
          </w:tcPr>
          <w:p w14:paraId="000000ED">
            <w:pPr>
              <w:spacing w:after="20" w:before="0" w:line="247" w:lineRule="auto"/>
            </w:pPr>
            <w:r>
              <w:rPr>
                <w:rFonts w:ascii="Arial" w:eastAsia="Microsoft YaHei" w:hAnsi="Arial"/>
                <w:b w:val="false"/>
                <w:color w:val="263442"/>
                <w:sz w:val="18"/>
              </w:rPr>
              <w:t>签署地点：上海市</w:t>
            </w:r>
          </w:p>
        </w:tc>
        <w:tc>
          <w:tcPr>
            <w:tcW w:type="dxa" w:w="4867"/>
            <w:tcMar>
              <w:top w:type="dxa" w:w="95"/>
              <w:bottom w:type="dxa" w:w="95"/>
            </w:tcMar>
            <w:vAlign w:val="center"/>
          </w:tcPr>
          <w:p w14:paraId="000000EE">
            <w:pPr>
              <w:spacing w:after="20" w:before="0" w:line="247" w:lineRule="auto"/>
            </w:pPr>
            <w:r>
              <w:rPr>
                <w:rFonts w:ascii="Arial" w:eastAsia="Microsoft YaHei" w:hAnsi="Arial"/>
                <w:b w:val="false"/>
                <w:color w:val="263442"/>
                <w:sz w:val="18"/>
              </w:rPr>
              <w:t>签署地点：上海市</w:t>
            </w:r>
          </w:p>
        </w:tc>
      </w:tr>
    </w:tbl>
    <w:p w14:paraId="000000EF">
      <w:pPr>
        <w:spacing w:before="240"/>
      </w:pPr>
      <w:r>
        <w:rPr>
          <w:rFonts w:ascii="Arial" w:eastAsia="Microsoft YaHei" w:hAnsi="Arial"/>
          <w:b/>
          <w:color w:val="263442"/>
          <w:sz w:val="18"/>
        </w:rPr>
        <w:t>目录和正文交叉引用：</w:t>
      </w:r>
      <w:hyperlink w:anchor="clause_6">
        <w:r>
          <w:rPr>
            <w:color w:val="0563C1"/>
            <w:u w:val="single"/>
          </w:rPr>
          <w:t>返回第六条工资结构</w:t>
        </w:r>
      </w:hyperlink>
      <w:r>
        <w:rPr>
          <w:rFonts w:ascii="Arial" w:eastAsia="Microsoft YaHei" w:hAnsi="Arial"/>
          <w:b w:val="false"/>
          <w:color w:val="8794A0"/>
          <w:sz w:val="18"/>
        </w:rPr>
        <w:t xml:space="preserve">  ·  </w:t>
      </w:r>
      <w:hyperlink w:anchor="annex_a">
        <w:r>
          <w:rPr>
            <w:color w:val="0563C1"/>
            <w:u w:val="single"/>
          </w:rPr>
          <w:t>转至附件 A 薪酬表</w:t>
        </w:r>
      </w:hyperlink>
    </w:p>
    <w:sectPr w:rsidR="00FC693F" w:rsidRPr="0006063C" w:rsidSect="00034616">
      <w:headerReference r:id="rId9" w:type="default"/>
      <w:footerReference r:id="rId10" w:type="default"/>
      <w:pgSz w:h="15840" w:w="12240"/>
      <w:pgMar w:bottom="936" w:footer="432" w:gutter="0" w:header="432" w:left="1123" w:right="1123" w:top="1008"/>
      <w:cols w:space="720"/>
      <w:docGrid w:linePitch="360"/>
    </w:sectPr>
  </w:body>
</w:document>
</file>

<file path=word/comments.xml><?xml version="1.0" encoding="utf-8"?>
<w:comments xmlns:w="http://schemas.openxmlformats.org/wordprocessingml/2006/main" xmlns:w14="http://schemas.microsoft.com/office/word/2010/wordml">
  <w:comment w:id="0" w:author="合同审阅人" w:date="2026-09-01T02:00:00Z">
    <w:p>
      <w:r>
        <w:t>请确认附件 A 与正文的工资项目仅作一致性复述，不扩大工资定义。</w:t>
      </w:r>
    </w:p>
  </w:comment>
  <w:comment w:id="1" w:author="合同修订" w:date="2026-09-26T07:24:05Z" w:initials="AMD">
    <w:p w14:paraId="15EFDAD2">
      <w:pPr>
        <w:pStyle w:val="CommentText"/>
      </w:pPr>
      <w:r>
        <w:rPr>
          <w:rStyle w:val="CommentReference"/>
        </w:rPr>
        <w:annotationRef/>
      </w:r>
      <w:r>
        <w:t>请确认通讯地址、个人邮箱或联系电话变更时的书面通知及收悉记录均可追溯。</w:t>
      </w:r>
    </w:p>
  </w:comment>
</w:comments>
</file>

<file path=word/commentsExtended.xml><?xml version="1.0" encoding="utf-8"?>
<w15:commentsEx xmlns:w15="http://schemas.microsoft.com/office/word/2012/wordml">
  <w15:commentEx w15:done="0" w15:paraId="15EFDAD2"/>
</w15:commentsEx>
</file>

<file path=word/commentsIds.xml><?xml version="1.0" encoding="utf-8"?>
<w16cid:commentsIds xmlns:w16cid="http://schemas.microsoft.com/office/word/2016/wordml/cid">
  <w16cid:commentId w16cid:durableId="4F3C5BE4" w16cid:paraId="15EFDA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b w:val="0"/>
        <w:color w:val="68788A"/>
        <w:sz w:val="16"/>
      </w:rPr>
      <w:t xml:space="preserve">劳动合同测试样本  ·  第 </w:t>
    </w:r>
    <w:fldSimple w:instr="PAGE">
      <w:r>
        <w:t>1</w:t>
      </w:r>
    </w:fldSimple>
    <w:r>
      <w:rPr>
        <w:rFonts w:ascii="Arial" w:hAnsi="Arial" w:eastAsia="Microsoft YaHei"/>
        <w:b w:val="0"/>
        <w:color w:val="68788A"/>
        <w:sz w:val="16"/>
      </w:rPr>
      <w:t xml:space="preserve"> 页 / 共 </w:t>
    </w:r>
    <w:fldSimple w:instr="NUMPAGES">
      <w:r>
        <w:t>1</w:t>
      </w:r>
    </w:fldSimple>
    <w:r>
      <w:rPr>
        <w:rFonts w:ascii="Arial" w:hAnsi="Arial" w:eastAsia="Microsoft YaHei"/>
        <w:b w:val="0"/>
        <w:color w:val="68788A"/>
        <w:sz w:val="16"/>
      </w:rPr>
      <w:t xml:space="preserve"> 页</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本段为虚构测试条款。实际文件中的保密范围与期限应以有效约定及适用法律为准。</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YaHei"/>
        <w:b w:val="0"/>
        <w:color w:val="68788A"/>
        <w:sz w:val="16"/>
      </w:rPr>
      <w:t>澄海数字科技（虚构）  /  人力资源部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15="http://schemas.microsoft.com/office/word/2012/wordml">
  <w15:person w15:author="合同修订">
    <w15:presenceInfo w15:providerId="None" w15:userId="合同修订"/>
  </w15:person>
</w15:people>
</file>

<file path=word/settings.xml><?xml version="1.0" encoding="utf-8"?>
<w:settings xmlns:w="http://schemas.openxmlformats.org/wordprocessingml/2006/main" xmlns:mc="http://schemas.openxmlformats.org/markup-compatibility/2006" xmlns:m="http://schemas.openxmlformats.org/officeDocument/2006/math" xmlns:v="urn:schemas-microsoft-com:vml" xmlns:o="urn:schemas-microsoft-com:office:office" xmlns:w14="http://schemas.microsoft.com/office/word/2010/wordml" mc:Ignorable="w14">
  <w:zoom w:val="bestFit"/>
  <w:proofState w:grammar="clean" w:spelling="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14:docId w14:val="24062061"/>
  <w14:defaultImageDpi w14:val="300"/>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false" w:defQFormat="false" w:defSemiHidden="true" w:defUIPriority="99" w:defUnhideWhenUsed="true">
    <w:lsdException w:name="Normal" w:qFormat="true" w:semiHidden="false" w:uiPriority="0" w:unhideWhenUsed="false"/>
    <w:lsdException w:name="heading 1" w:qFormat="true" w:semiHidden="false" w:uiPriority="9" w:unhideWhenUsed="false"/>
    <w:lsdException w:name="heading 2" w:qFormat="true" w:uiPriority="9"/>
    <w:lsdException w:name="heading 3" w:qFormat="true" w:uiPriority="9"/>
    <w:lsdException w:name="heading 4" w:qFormat="true" w:uiPriority="9"/>
    <w:lsdException w:name="heading 5" w:qFormat="true" w:uiPriority="9"/>
    <w:lsdException w:name="heading 6" w:qFormat="true" w:uiPriority="9"/>
    <w:lsdException w:name="heading 7" w:qFormat="true" w:uiPriority="9"/>
    <w:lsdException w:name="heading 8" w:qFormat="true" w:uiPriority="9"/>
    <w:lsdException w:name="heading 9" w:qFormat="true"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true" w:uiPriority="35"/>
    <w:lsdException w:name="Title" w:qFormat="true" w:semiHidden="false" w:uiPriority="10" w:unhideWhenUsed="false"/>
    <w:lsdException w:name="Default Paragraph Font" w:uiPriority="1"/>
    <w:lsdException w:name="Subtitle" w:qFormat="true" w:semiHidden="false" w:uiPriority="11" w:unhideWhenUsed="false"/>
    <w:lsdException w:name="Strong" w:qFormat="true" w:semiHidden="false" w:uiPriority="22" w:unhideWhenUsed="false"/>
    <w:lsdException w:name="Emphasis" w:qFormat="true" w:semiHidden="false" w:uiPriority="20" w:unhideWhenUsed="false"/>
    <w:lsdException w:name="Table Grid" w:semiHidden="false" w:uiPriority="59" w:unhideWhenUsed="false"/>
    <w:lsdException w:name="Placeholder Text" w:unhideWhenUsed="false"/>
    <w:lsdException w:name="No Spacing" w:qFormat="true" w:semiHidden="false" w:uiPriority="1" w:unhideWhenUsed="false"/>
    <w:lsdException w:name="Light Shading" w:semiHidden="false" w:uiPriority="60" w:unhideWhenUsed="false"/>
    <w:lsdException w:name="Light List" w:semiHidden="false" w:uiPriority="61" w:unhideWhenUsed="false"/>
    <w:lsdException w:name="Light Grid" w:semiHidden="false" w:uiPriority="62" w:unhideWhenUsed="false"/>
    <w:lsdException w:name="Medium Shading 1" w:semiHidden="false" w:uiPriority="63" w:unhideWhenUsed="false"/>
    <w:lsdException w:name="Medium Shading 2" w:semiHidden="false" w:uiPriority="64" w:unhideWhenUsed="false"/>
    <w:lsdException w:name="Medium List 1" w:semiHidden="false" w:uiPriority="65" w:unhideWhenUsed="false"/>
    <w:lsdException w:name="Medium List 2" w:semiHidden="false" w:uiPriority="66" w:unhideWhenUsed="false"/>
    <w:lsdException w:name="Medium Grid 1" w:semiHidden="false" w:uiPriority="67" w:unhideWhenUsed="false"/>
    <w:lsdException w:name="Medium Grid 2" w:semiHidden="false" w:uiPriority="68" w:unhideWhenUsed="false"/>
    <w:lsdException w:name="Medium Grid 3" w:semiHidden="false" w:uiPriority="69" w:unhideWhenUsed="false"/>
    <w:lsdException w:name="Dark List" w:semiHidden="false" w:uiPriority="70" w:unhideWhenUsed="false"/>
    <w:lsdException w:name="Colorful Shading" w:semiHidden="false" w:uiPriority="71" w:unhideWhenUsed="false"/>
    <w:lsdException w:name="Colorful List" w:semiHidden="false" w:uiPriority="72" w:unhideWhenUsed="false"/>
    <w:lsdException w:name="Colorful Grid" w:semiHidden="false" w:uiPriority="73" w:unhideWhenUsed="false"/>
    <w:lsdException w:name="Light Shading Accent 1" w:semiHidden="false" w:uiPriority="60" w:unhideWhenUsed="false"/>
    <w:lsdException w:name="Light List Accent 1" w:semiHidden="false" w:uiPriority="61" w:unhideWhenUsed="false"/>
    <w:lsdException w:name="Light Grid Accent 1" w:semiHidden="false" w:uiPriority="62" w:unhideWhenUsed="false"/>
    <w:lsdException w:name="Medium Shading 1 Accent 1" w:semiHidden="false" w:uiPriority="63" w:unhideWhenUsed="false"/>
    <w:lsdException w:name="Medium Shading 2 Accent 1" w:semiHidden="false" w:uiPriority="64" w:unhideWhenUsed="false"/>
    <w:lsdException w:name="Medium List 1 Accent 1" w:semiHidden="false" w:uiPriority="65" w:unhideWhenUsed="false"/>
    <w:lsdException w:name="Revision" w:unhideWhenUsed="false"/>
    <w:lsdException w:name="List Paragraph" w:qFormat="true" w:semiHidden="false" w:uiPriority="34" w:unhideWhenUsed="false"/>
    <w:lsdException w:name="Quote" w:qFormat="true" w:semiHidden="false" w:uiPriority="29" w:unhideWhenUsed="false"/>
    <w:lsdException w:name="Intense Quote" w:qFormat="true" w:semiHidden="false" w:uiPriority="30" w:unhideWhenUsed="false"/>
    <w:lsdException w:name="Medium List 2 Accent 1" w:semiHidden="false" w:uiPriority="66" w:unhideWhenUsed="false"/>
    <w:lsdException w:name="Medium Grid 1 Accent 1" w:semiHidden="false" w:uiPriority="67" w:unhideWhenUsed="false"/>
    <w:lsdException w:name="Medium Grid 2 Accent 1" w:semiHidden="false" w:uiPriority="68" w:unhideWhenUsed="false"/>
    <w:lsdException w:name="Medium Grid 3 Accent 1" w:semiHidden="false" w:uiPriority="69" w:unhideWhenUsed="false"/>
    <w:lsdException w:name="Dark List Accent 1" w:semiHidden="false" w:uiPriority="70" w:unhideWhenUsed="false"/>
    <w:lsdException w:name="Colorful Shading Accent 1" w:semiHidden="false" w:uiPriority="71" w:unhideWhenUsed="false"/>
    <w:lsdException w:name="Colorful List Accent 1" w:semiHidden="false" w:uiPriority="72" w:unhideWhenUsed="false"/>
    <w:lsdException w:name="Colorful Grid Accent 1" w:semiHidden="false" w:uiPriority="73" w:unhideWhenUsed="false"/>
    <w:lsdException w:name="Light Shading Accent 2" w:semiHidden="false" w:uiPriority="60" w:unhideWhenUsed="false"/>
    <w:lsdException w:name="Light List Accent 2" w:semiHidden="false" w:uiPriority="61" w:unhideWhenUsed="false"/>
    <w:lsdException w:name="Light Grid Accent 2" w:semiHidden="false" w:uiPriority="62" w:unhideWhenUsed="false"/>
    <w:lsdException w:name="Medium Shading 1 Accent 2" w:semiHidden="false" w:uiPriority="63" w:unhideWhenUsed="false"/>
    <w:lsdException w:name="Medium Shading 2 Accent 2" w:semiHidden="false" w:uiPriority="64" w:unhideWhenUsed="false"/>
    <w:lsdException w:name="Medium List 1 Accent 2" w:semiHidden="false" w:uiPriority="65" w:unhideWhenUsed="false"/>
    <w:lsdException w:name="Medium List 2 Accent 2" w:semiHidden="false" w:uiPriority="66" w:unhideWhenUsed="false"/>
    <w:lsdException w:name="Medium Grid 1 Accent 2" w:semiHidden="false" w:uiPriority="67" w:unhideWhenUsed="false"/>
    <w:lsdException w:name="Medium Grid 2 Accent 2" w:semiHidden="false" w:uiPriority="68" w:unhideWhenUsed="false"/>
    <w:lsdException w:name="Medium Grid 3 Accent 2" w:semiHidden="false" w:uiPriority="69" w:unhideWhenUsed="false"/>
    <w:lsdException w:name="Dark List Accent 2" w:semiHidden="false" w:uiPriority="70" w:unhideWhenUsed="false"/>
    <w:lsdException w:name="Colorful Shading Accent 2" w:semiHidden="false" w:uiPriority="71" w:unhideWhenUsed="false"/>
    <w:lsdException w:name="Colorful List Accent 2" w:semiHidden="false" w:uiPriority="72" w:unhideWhenUsed="false"/>
    <w:lsdException w:name="Colorful Grid Accent 2" w:semiHidden="false" w:uiPriority="73" w:unhideWhenUsed="false"/>
    <w:lsdException w:name="Light Shading Accent 3" w:semiHidden="false" w:uiPriority="60" w:unhideWhenUsed="false"/>
    <w:lsdException w:name="Light List Accent 3" w:semiHidden="false" w:uiPriority="61" w:unhideWhenUsed="false"/>
    <w:lsdException w:name="Light Grid Accent 3" w:semiHidden="false" w:uiPriority="62" w:unhideWhenUsed="false"/>
    <w:lsdException w:name="Medium Shading 1 Accent 3" w:semiHidden="false" w:uiPriority="63" w:unhideWhenUsed="false"/>
    <w:lsdException w:name="Medium Shading 2 Accent 3" w:semiHidden="false" w:uiPriority="64" w:unhideWhenUsed="false"/>
    <w:lsdException w:name="Medium List 1 Accent 3" w:semiHidden="false" w:uiPriority="65" w:unhideWhenUsed="false"/>
    <w:lsdException w:name="Medium List 2 Accent 3" w:semiHidden="false" w:uiPriority="66" w:unhideWhenUsed="false"/>
    <w:lsdException w:name="Medium Grid 1 Accent 3" w:semiHidden="false" w:uiPriority="67" w:unhideWhenUsed="false"/>
    <w:lsdException w:name="Medium Grid 2 Accent 3" w:semiHidden="false" w:uiPriority="68" w:unhideWhenUsed="false"/>
    <w:lsdException w:name="Medium Grid 3 Accent 3" w:semiHidden="false" w:uiPriority="69" w:unhideWhenUsed="false"/>
    <w:lsdException w:name="Dark List Accent 3" w:semiHidden="false" w:uiPriority="70" w:unhideWhenUsed="false"/>
    <w:lsdException w:name="Colorful Shading Accent 3" w:semiHidden="false" w:uiPriority="71" w:unhideWhenUsed="false"/>
    <w:lsdException w:name="Colorful List Accent 3" w:semiHidden="false" w:uiPriority="72" w:unhideWhenUsed="false"/>
    <w:lsdException w:name="Colorful Grid Accent 3" w:semiHidden="false" w:uiPriority="73" w:unhideWhenUsed="false"/>
    <w:lsdException w:name="Light Shading Accent 4" w:semiHidden="false" w:uiPriority="60" w:unhideWhenUsed="false"/>
    <w:lsdException w:name="Light List Accent 4" w:semiHidden="false" w:uiPriority="61" w:unhideWhenUsed="false"/>
    <w:lsdException w:name="Light Grid Accent 4" w:semiHidden="false" w:uiPriority="62" w:unhideWhenUsed="false"/>
    <w:lsdException w:name="Medium Shading 1 Accent 4" w:semiHidden="false" w:uiPriority="63" w:unhideWhenUsed="false"/>
    <w:lsdException w:name="Medium Shading 2 Accent 4" w:semiHidden="false" w:uiPriority="64" w:unhideWhenUsed="false"/>
    <w:lsdException w:name="Medium List 1 Accent 4" w:semiHidden="false" w:uiPriority="65" w:unhideWhenUsed="false"/>
    <w:lsdException w:name="Medium List 2 Accent 4" w:semiHidden="false" w:uiPriority="66" w:unhideWhenUsed="false"/>
    <w:lsdException w:name="Medium Grid 1 Accent 4" w:semiHidden="false" w:uiPriority="67" w:unhideWhenUsed="false"/>
    <w:lsdException w:name="Medium Grid 2 Accent 4" w:semiHidden="false" w:uiPriority="68" w:unhideWhenUsed="false"/>
    <w:lsdException w:name="Medium Grid 3 Accent 4" w:semiHidden="false" w:uiPriority="69" w:unhideWhenUsed="false"/>
    <w:lsdException w:name="Dark List Accent 4" w:semiHidden="false" w:uiPriority="70" w:unhideWhenUsed="false"/>
    <w:lsdException w:name="Colorful Shading Accent 4" w:semiHidden="false" w:uiPriority="71" w:unhideWhenUsed="false"/>
    <w:lsdException w:name="Colorful List Accent 4" w:semiHidden="false" w:uiPriority="72" w:unhideWhenUsed="false"/>
    <w:lsdException w:name="Colorful Grid Accent 4" w:semiHidden="false" w:uiPriority="73" w:unhideWhenUsed="false"/>
    <w:lsdException w:name="Light Shading Accent 5" w:semiHidden="false" w:uiPriority="60" w:unhideWhenUsed="false"/>
    <w:lsdException w:name="Light List Accent 5" w:semiHidden="false" w:uiPriority="61" w:unhideWhenUsed="false"/>
    <w:lsdException w:name="Light Grid Accent 5" w:semiHidden="false" w:uiPriority="62" w:unhideWhenUsed="false"/>
    <w:lsdException w:name="Medium Shading 1 Accent 5" w:semiHidden="false" w:uiPriority="63" w:unhideWhenUsed="false"/>
    <w:lsdException w:name="Medium Shading 2 Accent 5" w:semiHidden="false" w:uiPriority="64" w:unhideWhenUsed="false"/>
    <w:lsdException w:name="Medium List 1 Accent 5" w:semiHidden="false" w:uiPriority="65" w:unhideWhenUsed="false"/>
    <w:lsdException w:name="Medium List 2 Accent 5" w:semiHidden="false" w:uiPriority="66" w:unhideWhenUsed="false"/>
    <w:lsdException w:name="Medium Grid 1 Accent 5" w:semiHidden="false" w:uiPriority="67" w:unhideWhenUsed="false"/>
    <w:lsdException w:name="Medium Grid 2 Accent 5" w:semiHidden="false" w:uiPriority="68" w:unhideWhenUsed="false"/>
    <w:lsdException w:name="Medium Grid 3 Accent 5" w:semiHidden="false" w:uiPriority="69" w:unhideWhenUsed="false"/>
    <w:lsdException w:name="Dark List Accent 5" w:semiHidden="false" w:uiPriority="70" w:unhideWhenUsed="false"/>
    <w:lsdException w:name="Colorful Shading Accent 5" w:semiHidden="false" w:uiPriority="71" w:unhideWhenUsed="false"/>
    <w:lsdException w:name="Colorful List Accent 5" w:semiHidden="false" w:uiPriority="72" w:unhideWhenUsed="false"/>
    <w:lsdException w:name="Colorful Grid Accent 5" w:semiHidden="false" w:uiPriority="73" w:unhideWhenUsed="false"/>
    <w:lsdException w:name="Light Shading Accent 6" w:semiHidden="false" w:uiPriority="60" w:unhideWhenUsed="false"/>
    <w:lsdException w:name="Light List Accent 6" w:semiHidden="false" w:uiPriority="61" w:unhideWhenUsed="false"/>
    <w:lsdException w:name="Light Grid Accent 6" w:semiHidden="false" w:uiPriority="62" w:unhideWhenUsed="false"/>
    <w:lsdException w:name="Medium Shading 1 Accent 6" w:semiHidden="false" w:uiPriority="63" w:unhideWhenUsed="false"/>
    <w:lsdException w:name="Medium Shading 2 Accent 6" w:semiHidden="false" w:uiPriority="64" w:unhideWhenUsed="false"/>
    <w:lsdException w:name="Medium List 1 Accent 6" w:semiHidden="false" w:uiPriority="65" w:unhideWhenUsed="false"/>
    <w:lsdException w:name="Medium List 2 Accent 6" w:semiHidden="false" w:uiPriority="66" w:unhideWhenUsed="false"/>
    <w:lsdException w:name="Medium Grid 1 Accent 6" w:semiHidden="false" w:uiPriority="67" w:unhideWhenUsed="false"/>
    <w:lsdException w:name="Medium Grid 2 Accent 6" w:semiHidden="false" w:uiPriority="68" w:unhideWhenUsed="false"/>
    <w:lsdException w:name="Medium Grid 3 Accent 6" w:semiHidden="false" w:uiPriority="69" w:unhideWhenUsed="false"/>
    <w:lsdException w:name="Dark List Accent 6" w:semiHidden="false" w:uiPriority="70" w:unhideWhenUsed="false"/>
    <w:lsdException w:name="Colorful Shading Accent 6" w:semiHidden="false" w:uiPriority="71" w:unhideWhenUsed="false"/>
    <w:lsdException w:name="Colorful List Accent 6" w:semiHidden="false" w:uiPriority="72" w:unhideWhenUsed="false"/>
    <w:lsdException w:name="Colorful Grid Accent 6" w:semiHidden="false" w:uiPriority="73" w:unhideWhenUsed="false"/>
    <w:lsdException w:name="Subtle Emphasis" w:qFormat="true" w:semiHidden="false" w:uiPriority="19" w:unhideWhenUsed="false"/>
    <w:lsdException w:name="Intense Emphasis" w:qFormat="true" w:semiHidden="false" w:uiPriority="21" w:unhideWhenUsed="false"/>
    <w:lsdException w:name="Subtle Reference" w:qFormat="true" w:semiHidden="false" w:uiPriority="31" w:unhideWhenUsed="false"/>
    <w:lsdException w:name="Intense Reference" w:qFormat="true" w:semiHidden="false" w:uiPriority="32" w:unhideWhenUsed="false"/>
    <w:lsdException w:name="Book Title" w:qFormat="true" w:semiHidden="false" w:uiPriority="33" w:unhideWhenUsed="false"/>
    <w:lsdException w:name="Bibliography" w:uiPriority="37"/>
    <w:lsdException w:name="TOC Heading" w:qFormat="true" w:uiPriority="39"/>
  </w:latentStyles>
  <w:style w:default="true" w:styleId="Normal" w:type="paragraph">
    <w:name w:val="Normal"/>
    <w:qFormat/>
    <w:rsid w:val="00FC693F"/>
    <w:pPr>
      <w:spacing w:after="100" w:line="259" w:lineRule="auto"/>
    </w:pPr>
    <w:rPr>
      <w:rFonts w:ascii="Arial" w:eastAsia="Microsoft YaHei" w:hAnsi="Arial"/>
      <w:color w:val="263442"/>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true"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true"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180"/>
      <w:outlineLvl w:val="0"/>
    </w:pPr>
    <w:rPr>
      <w:rFonts w:ascii="Arial" w:asciiTheme="majorHAnsi" w:cstheme="majorBidi" w:eastAsia="Microsoft YaHei" w:eastAsiaTheme="majorEastAsia" w:hAnsi="Arial" w:hAnsiTheme="majorHAnsi"/>
      <w:b/>
      <w:bCs/>
      <w:color w:val="182D42"/>
      <w:sz w:val="30"/>
      <w:szCs w:val="28"/>
    </w:rPr>
  </w:style>
  <w:style w:styleId="Heading2" w:type="paragraph">
    <w:name w:val="heading 2"/>
    <w:basedOn w:val="Normal"/>
    <w:next w:val="Normal"/>
    <w:link w:val="Heading2Char"/>
    <w:uiPriority w:val="9"/>
    <w:unhideWhenUsed/>
    <w:qFormat/>
    <w:rsid w:val="00FC693F"/>
    <w:pPr>
      <w:keepNext/>
      <w:keepLines/>
      <w:spacing w:after="100" w:before="180"/>
      <w:outlineLvl w:val="1"/>
    </w:pPr>
    <w:rPr>
      <w:rFonts w:ascii="Arial" w:asciiTheme="majorHAnsi" w:cstheme="majorBidi" w:eastAsia="Microsoft YaHei" w:eastAsiaTheme="majorEastAsia" w:hAnsi="Arial" w:hAnsiTheme="majorHAnsi"/>
      <w:b/>
      <w:bCs/>
      <w:color w:val="182D42"/>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true" w:styleId="DefaultParagraphFont" w:type="character">
    <w:name w:val="Default Paragraph Font"/>
    <w:uiPriority w:val="1"/>
    <w:semiHidden/>
    <w:unhideWhenUsed/>
  </w:style>
  <w:style w:default="true" w:styleId="TableNormal" w:type="table">
    <w:name w:val="Normal Table"/>
    <w:uiPriority w:val="99"/>
    <w:semiHidden/>
    <w:unhideWhenUsed/>
    <w:tblPr>
      <w:tblInd w:type="dxa" w:w="0"/>
      <w:tblCellMar>
        <w:top w:type="dxa" w:w="0"/>
        <w:left w:type="dxa" w:w="108"/>
        <w:bottom w:type="dxa" w:w="0"/>
        <w:right w:type="dxa" w:w="108"/>
      </w:tblCellMar>
    </w:tblPr>
  </w:style>
  <w:style w:default="true"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true"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true"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true"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00" w:before="0" w:line="240" w:lineRule="auto"/>
      <w:contextualSpacing/>
    </w:pPr>
    <w:rPr>
      <w:rFonts w:ascii="Arial" w:asciiTheme="majorHAnsi" w:cstheme="majorBidi" w:eastAsia="Microsoft YaHei" w:eastAsiaTheme="majorEastAsia" w:hAnsi="Arial" w:hAnsiTheme="majorHAnsi"/>
      <w:b w:val="false"/>
      <w:color w:val="182D42"/>
      <w:spacing w:val="5"/>
      <w:kern w:val="28"/>
      <w:sz w:val="46"/>
      <w:szCs w:val="52"/>
    </w:rPr>
  </w:style>
  <w:style w:customStyle="true"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true"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true"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true"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true"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true"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true" w:styleId="QuoteChar" w:type="character">
    <w:name w:val="Quote Char"/>
    <w:basedOn w:val="DefaultParagraphFont"/>
    <w:link w:val="Quote"/>
    <w:uiPriority w:val="29"/>
    <w:rsid w:val="00FC693F"/>
    <w:rPr>
      <w:i/>
      <w:iCs/>
      <w:color w:themeColor="text1" w:val="000000"/>
    </w:rPr>
  </w:style>
  <w:style w:customStyle="true"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true"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true"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true"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true"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true"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true"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false"/>
        <w:bCs w:val="false"/>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false"/>
        <w:iCs w:val="false"/>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false"/>
        <w:iCs w:val="false"/>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false"/>
        <w:iCs w:val="false"/>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false"/>
        <w:iCs w:val="false"/>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CommentText" w:type="paragraph">
    <w:name w:val="annotation text"/>
    <w:basedOn w:val="Normal"/>
    <w:uiPriority w:val="99"/>
    <w:semiHidden/>
    <w:unhideWhenUsed/>
    <w:rPr>
      <w:sz w:val="20"/>
      <w:szCs w:val="20"/>
    </w:rPr>
  </w:style>
  <w:style w:styleId="CommentReference" w:type="character">
    <w:name w:val="annotation reference"/>
    <w:basedOn w:val="DefaultParagraphFont"/>
    <w:uiPriority w:val="99"/>
    <w:semiHidden/>
    <w:unhideWhenUsed/>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ntTable.xml" Type="http://schemas.openxmlformats.org/officeDocument/2006/relationships/fontTable"/><Relationship Id="rId8" Target="theme/theme1.xml" Type="http://schemas.openxmlformats.org/officeDocument/2006/relationships/theme"/><Relationship Id="rId1" Target="../customXml/item1.xml" Type="http://schemas.openxmlformats.org/officeDocument/2006/relationships/customXml"/><Relationship Id="rId2" Target="numbering.xml" Type="http://schemas.openxmlformats.org/officeDocument/2006/relationships/numbering"/><Relationship Id="rId9" Target="header1.xml" Type="http://schemas.openxmlformats.org/officeDocument/2006/relationships/header"/><Relationship Id="rId10" Target="footer1.xml" Type="http://schemas.openxmlformats.org/officeDocument/2006/relationships/footer"/><Relationship Id="rId11" Target="https://www.npc.gov.cn/c2/c30834/201905/t20190521_296651.html" TargetMode="External" Type="http://schemas.openxmlformats.org/officeDocument/2006/relationships/hyperlink"/><Relationship Id="rId12" Target="comments.xml" Type="http://schemas.openxmlformats.org/officeDocument/2006/relationships/comments"/><Relationship Id="rId13" Target="footnotes.xml" Type="http://schemas.openxmlformats.org/officeDocument/2006/relationships/footnotes"/><Relationship Id="rId14" Target="commentsExtended.xml" Type="http://schemas.microsoft.com/office/2011/relationships/commentsExtended"/><Relationship Id="rId15" Target="people.xml" Type="http://schemas.microsoft.com/office/2011/relationships/people"/><Relationship Id="rId16" Target="commentsIds.xml" Type="http://schemas.microsoft.com/office/2016/09/relationships/commentsId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